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rPr>
          <w:rFonts w:ascii="Times New Roman" w:hAnsi="Times New Roman" w:cs="Times New Roman"/>
          <w:sz w:val="24"/>
          <w:szCs w:val="24"/>
        </w:rPr>
      </w:pPr>
      <w:bookmarkStart w:id="0" w:name="_GoBack"/>
      <w:bookmarkEnd w:id="0"/>
      <w:r>
        <w:rPr>
          <w:rFonts w:cs="Times New Roman" w:ascii="Times New Roman" w:hAnsi="Times New Roman"/>
          <w:sz w:val="24"/>
          <w:szCs w:val="24"/>
        </w:rPr>
        <w:t>&lt;CN&gt;19</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&lt;CT&gt;Intraoperative Radiotherapy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&lt;CAU&gt; Will Sperduto, Jonathan B. Ashman, Safia K. Ahmed</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ab/>
      </w:r>
      <w:r>
        <w:rPr>
          <w:rFonts w:cs="Times New Roman" w:ascii="Times New Roman" w:hAnsi="Times New Roman"/>
          <w:sz w:val="24"/>
          <w:szCs w:val="24"/>
        </w:rPr>
        <w:t>Intraoperative radioth</w:t>
      </w:r>
      <w:del w:id="0" w:author="CMS User" w:date="2026-02-18T05:15:01Z">
        <w:r>
          <w:rPr>
            <w:rFonts w:cs="Times New Roman" w:ascii="Times New Roman" w:hAnsi="Times New Roman"/>
            <w:sz w:val="24"/>
            <w:szCs w:val="24"/>
          </w:rPr>
          <w:delText>erapy (IORT) is the delive</w:delText>
        </w:r>
      </w:del>
      <w:r>
        <w:rPr>
          <w:rFonts w:cs="Times New Roman" w:ascii="Times New Roman" w:hAnsi="Times New Roman"/>
          <w:sz w:val="24"/>
          <w:szCs w:val="24"/>
        </w:rPr>
        <w:t>ry of a single, high dose of radiation during surgery to achieve higher effective target doses while displacing dose-limiting organs-at-risk (OARs). In the earliest preclinical studies and clinical trials, IO</w:t>
      </w:r>
    </w:p>
    <w:p>
      <w:pPr>
        <w:pStyle w:val="Normal"/>
        <w:spacing w:lineRule="auto" w:line="480" w:before="0" w:after="0"/>
        <w:ind w:firstLine="720"/>
        <w:rPr>
          <w:rFonts w:ascii="Times New Roman" w:hAnsi="Times New Roman" w:cs="Times New Roman"/>
          <w:b/>
          <w:bCs/>
          <w:sz w:val="24"/>
          <w:szCs w:val="24"/>
        </w:rPr>
      </w:pPr>
      <w:r>
        <w:rPr>
          <w:rFonts w:cs="Times New Roman" w:ascii="Times New Roman" w:hAnsi="Times New Roman"/>
          <w:sz w:val="24"/>
          <w:szCs w:val="24"/>
        </w:rPr>
        <w:t>The following chapter begins with an abbreviated history of IORT followed by a discussion of the rationale behind IORT—us</w:t>
      </w:r>
      <w:del w:id="1" w:author="CMS User" w:date="2026-02-18T05:15:02Z">
        <w:r>
          <w:rPr>
            <w:rFonts w:cs="Times New Roman" w:ascii="Times New Roman" w:hAnsi="Times New Roman"/>
            <w:sz w:val="24"/>
            <w:szCs w:val="24"/>
          </w:rPr>
          <w:delText xml:space="preserve">ing the linear-quadratic survival model and the four Rs of radiobiology. The physical and technical considerations, </w:delText>
        </w:r>
      </w:del>
      <w:r>
        <w:rPr>
          <w:rFonts w:cs="Times New Roman" w:ascii="Times New Roman" w:hAnsi="Times New Roman"/>
          <w:sz w:val="24"/>
          <w:szCs w:val="24"/>
        </w:rPr>
        <w:t>advantages, and disadvantages of each IORT technique—IOERT, HDR-IORT, electronic brachytherapy/low-KV IORT—will then be reviewed. Subsequently, the current evidence for using IORT and ongoing trials per disease site will be discussed. Two sections will be dedicated to discussing normal tissue tolerance and toxicity followed by a practical step-by-step approach to an IOERT case. The chapter will conclude with a presentation of future directions for IORT as well as a list of suggested readings.</w:t>
      </w:r>
    </w:p>
    <w:p>
      <w:pPr>
        <w:pStyle w:val="Normal"/>
        <w:spacing w:lineRule="auto" w:line="480" w:before="0" w:after="0"/>
        <w:rPr>
          <w:rFonts w:ascii="Times New Roman" w:hAnsi="Times New Roman" w:cs="Times New Roman"/>
          <w:sz w:val="24"/>
          <w:szCs w:val="24"/>
        </w:rPr>
      </w:pPr>
      <w:r>
        <w:rPr>
          <w:rFonts w:cs="Times New Roman" w:ascii="Times New Roman" w:hAnsi="Times New Roman"/>
          <w:b/>
          <w:bCs/>
          <w:sz w:val="24"/>
          <w:szCs w:val="24"/>
        </w:rPr>
        <w:t>&lt;H1&gt;History of IORT</w:t>
      </w:r>
      <w:r>
        <w:rPr>
          <w:rFonts w:cs="Times New Roman" w:ascii="Times New Roman" w:hAnsi="Times New Roman"/>
          <w:sz w:val="24"/>
          <w:szCs w:val="24"/>
        </w:rPr>
        <w:tab/>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 xml:space="preserve">A comprehensive history of IORT is beyond the scope of this chapter, but this section draws attention to some of the key developments in the evolution of the field. One of the earliest reported IORT-like procedures was performed on a 33-year-old woman with cervical cancer on March 11, 1905 in Barcelona, Spain </w:t>
      </w:r>
      <w:r>
        <w:fldChar w:fldCharType="begin"/>
      </w:r>
      <w:r>
        <w:rPr>
          <w:rFonts w:cs="Times New Roman" w:ascii="Times New Roman" w:hAnsi="Times New Roman"/>
          <w:sz w:val="24"/>
          <w:szCs w:val="24"/>
        </w:rPr>
        <w:instrText xml:space="preserve">ADDIN EN.CITE &lt;EndNote&gt;&lt;Cite&gt;&lt;Author&gt;Comas&lt;/Author&gt;&lt;Year&gt;1907&lt;/Year&gt;&lt;RecNum&gt;100&lt;/RecNum&gt;&lt;DisplayText&gt;[1]&lt;/DisplayText&gt;&lt;record&gt;&lt;rec-number&gt;100&lt;/rec-number&gt;&lt;foreign-keys&gt;&lt;key app="EN" db-id="a5zrtwxvhppvt9e9dxnpewrwdasxs2pwvxza" timestamp="1694113487"&gt;100&lt;/key&gt;&lt;/foreign-keys&gt;&lt;ref-type name="Journal Article"&gt;17&lt;/ref-type&gt;&lt;contributors&gt;&lt;authors&gt;&lt;author&gt;Comas, C. &lt;/author&gt;&lt;author&gt;Prio, A.&lt;/author&gt;&lt;/authors&gt;&lt;/contributors&gt;&lt;titles&gt;&lt;title&gt;Irradiation roentgen itraabdominale, après intervention chirurgicale dans un cas de cancer de l’uterus&lt;/title&gt;&lt;secondary-title&gt;Congres International de’Electrologie Barcelona: Imprenta Francesca Badia&lt;/secondary-title&gt;&lt;/titles&gt;&lt;periodical&gt;&lt;full-title&gt;Congres International de’Electrologie Barcelona: Imprenta Francesca Badia&lt;/full-title&gt;&lt;/periodical&gt;&lt;pages&gt;5-14&lt;/pages&gt;&lt;dates&gt;&lt;year&gt;1907&lt;/year&gt;&lt;/dates&gt;&lt;urls&gt;&lt;/urls&gt;&lt;/record&gt;&lt;/Cite&gt;&lt;/EndNote&gt;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[1]</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After undergoing a total abdominal hysterectomy, pelvic lymph node dissection, and partial cystectomy, radiation was delivered through the open abdominal wall incision, which was protected by sterile lead sheets. She then received five additional fractions of post-operative EBRT and reportedly was alive and cancer-free 10 years later </w:t>
      </w:r>
      <w:r>
        <w:fldChar w:fldCharType="begin"/>
      </w:r>
      <w:r>
        <w:rPr>
          <w:rFonts w:cs="Times New Roman" w:ascii="Times New Roman" w:hAnsi="Times New Roman"/>
          <w:sz w:val="24"/>
          <w:szCs w:val="24"/>
        </w:rPr>
        <w:instrText xml:space="preserve">ADDIN EN.CITE &lt;EndNote&gt;&lt;Cite&gt;&lt;Author&gt;Comas&lt;/Author&gt;&lt;Year&gt;1907&lt;/Year&gt;&lt;RecNum&gt;100&lt;/RecNum&gt;&lt;DisplayText&gt;[1]&lt;/DisplayText&gt;&lt;record&gt;&lt;rec-number&gt;100&lt;/rec-number&gt;&lt;foreign-keys&gt;&lt;key app="EN" db-id="a5zrtwxvhppvt9e9dxnpewrwdasxs2pwvxza" timestamp="1694113487"&gt;100&lt;/key&gt;&lt;/foreign-keys&gt;&lt;ref-type name="Journal Article"&gt;17&lt;/ref-type&gt;&lt;contributors&gt;&lt;authors&gt;&lt;author&gt;Comas, C. &lt;/author&gt;&lt;author&gt;Prio, A.&lt;/author&gt;&lt;/authors&gt;&lt;/contributors&gt;&lt;titles&gt;&lt;title&gt;Irradiation roentgen itraabdominale, après intervention chirurgicale dans un cas de cancer de l’uterus&lt;/title&gt;&lt;secondary-title&gt;Congres International de’Electrologie Barcelona: Imprenta Francesca Badia&lt;/secondary-title&gt;&lt;/titles&gt;&lt;periodical&gt;&lt;full-title&gt;Congres International de’Electrologie Barcelona: Imprenta Francesca Badia&lt;/full-title&gt;&lt;/periodical&gt;&lt;pages&gt;5-14&lt;/pages&gt;&lt;dates&gt;&lt;year&gt;1907&lt;/year&gt;&lt;/dates&gt;&lt;urls&gt;&lt;/urls&gt;&lt;/record&gt;&lt;/Cite&gt;&lt;/EndNote&gt;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[1]</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From the 1930s through 1950s, institutions in both the US and Europe sought to treat a variety of malignancies by intraoperatively employed low energy (50-250 kilovoltage) radiation, which was minimally effective due to poor tissue penetration. With the introduction of a linear accelerator producing megavoltage radiation in the early 1960s, Abe and Takahashi at Kyoto University first combined tumor excision with a single high dose (25-40 Gy) of intraoperative electron radiation therapy </w:t>
      </w:r>
      <w:r>
        <w:fldChar w:fldCharType="begin"/>
      </w:r>
      <w:r>
        <w:rPr>
          <w:rFonts w:cs="Times New Roman" w:ascii="Times New Roman" w:hAnsi="Times New Roman"/>
          <w:sz w:val="24"/>
          <w:szCs w:val="24"/>
        </w:rPr>
        <w:instrText xml:space="preserve">ADDIN EN.CITE &lt;EndNote&gt;&lt;Cite&gt;&lt;Author&gt;Abe&lt;/Author&gt;&lt;Year&gt;1981&lt;/Year&gt;&lt;RecNum&gt;108&lt;/RecNum&gt;&lt;DisplayText&gt;[2]&lt;/DisplayText&gt;&lt;record&gt;&lt;rec-number&gt;108&lt;/rec-number&gt;&lt;foreign-keys&gt;&lt;key app="EN" db-id="a5zrtwxvhppvt9e9dxnpewrwdasxs2pwvxza" timestamp="1694310539"&gt;108&lt;/key&gt;&lt;/foreign-keys&gt;&lt;ref-type name="Journal Article"&gt;17&lt;/ref-type&gt;&lt;contributors&gt;&lt;authors&gt;&lt;author&gt;Abe, M.&lt;/author&gt;&lt;author&gt;Takahashi, M.&lt;/author&gt;&lt;/authors&gt;&lt;/contributors&gt;&lt;titles&gt;&lt;title&gt;Intraoperative radiotherapy: the Japanese experience&lt;/title&gt;&lt;secondary-title&gt;Int J Radiat Oncol Biol Phys&lt;/secondary-title&gt;&lt;/titles&gt;&lt;periodical&gt;&lt;full-title&gt;Int J Radiat Oncol Biol Phys&lt;/full-title&gt;&lt;/periodical&gt;&lt;pages&gt;863-8&lt;/pages&gt;&lt;volume&gt;7&lt;/volume&gt;&lt;number&gt;7&lt;/number&gt;&lt;edition&gt;1981/07/01&lt;/edition&gt;&lt;keywords&gt;&lt;keyword&gt;Biliary Tract Neoplasms/radiotherapy&lt;/keyword&gt;&lt;keyword&gt;Brain Neoplasms/radiotherapy&lt;/keyword&gt;&lt;keyword&gt;Colonic Neoplasms/radiotherapy&lt;/keyword&gt;&lt;keyword&gt;Humans&lt;/keyword&gt;&lt;keyword&gt;*Intraoperative Care&lt;/keyword&gt;&lt;keyword&gt;Japan&lt;/keyword&gt;&lt;keyword&gt;Lung Neoplasms/radiotherapy&lt;/keyword&gt;&lt;keyword&gt;Male&lt;/keyword&gt;&lt;keyword&gt;Neoplasms/*radiotherapy/surgery&lt;/keyword&gt;&lt;keyword&gt;Pancreatic Neoplasms/radiotherapy&lt;/keyword&gt;&lt;keyword&gt;Prognosis&lt;/keyword&gt;&lt;keyword&gt;Prostatic Neoplasms/radiotherapy&lt;/keyword&gt;&lt;keyword&gt;Sarcoma/radiotherapy&lt;/keyword&gt;&lt;keyword&gt;Stomach Neoplasms/radiotherapy&lt;/keyword&gt;&lt;keyword&gt;Urinary Bladder Neoplasms/radiotherapy&lt;/keyword&gt;&lt;/keywords&gt;&lt;dates&gt;&lt;year&gt;1981&lt;/year&gt;&lt;pub-dates&gt;&lt;date&gt;Jul&lt;/date&gt;&lt;/pub-dates&gt;&lt;/dates&gt;&lt;isbn&gt;0360-3016 (Print)&amp;#xD;0360-3016 (Linking)&lt;/isbn&gt;&lt;accession-num&gt;7198109&lt;/accession-num&gt;&lt;urls&gt;&lt;related-urls&gt;&lt;url&gt;https://www.ncbi.nlm.nih.gov/pubmed/7198109&lt;/url&gt;&lt;/related-urls&gt;&lt;/urls&gt;&lt;electronic-resource-num&gt;10.1016/0360-3016(81)90001-8&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[2]</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In 1965, the first betatron was installed in an operating room, and these patients were treated with cobalt-60. Over the next 15 to 20 years, 717 patients with cancers of the stomach, pancreas, biliary tract, colon, prostate, bladder, lung, mediastinum, brain, and soft tissues were treated with IOERT at 27 Japanese hospitals </w:t>
      </w:r>
      <w:r>
        <w:fldChar w:fldCharType="begin"/>
      </w:r>
      <w:r>
        <w:rPr>
          <w:rFonts w:cs="Times New Roman" w:ascii="Times New Roman" w:hAnsi="Times New Roman"/>
          <w:sz w:val="24"/>
          <w:szCs w:val="24"/>
        </w:rPr>
        <w:instrText xml:space="preserve">ADDIN EN.CITE &lt;EndNote&gt;&lt;Cite&gt;&lt;Author&gt;Abe&lt;/Author&gt;&lt;Year&gt;1981&lt;/Year&gt;&lt;RecNum&gt;108&lt;/RecNum&gt;&lt;DisplayText&gt;[2]&lt;/DisplayText&gt;&lt;record&gt;&lt;rec-number&gt;108&lt;/rec-number&gt;&lt;foreign-keys&gt;&lt;key app="EN" db-id="a5zrtwxvhppvt9e9dxnpewrwdasxs2pwvxza" timestamp="1694310539"&gt;108&lt;/key&gt;&lt;/foreign-keys&gt;&lt;ref-type name="Journal Article"&gt;17&lt;/ref-type&gt;&lt;contributors&gt;&lt;authors&gt;&lt;author&gt;Abe, M.&lt;/author&gt;&lt;author&gt;Takahashi, M.&lt;/author&gt;&lt;/authors&gt;&lt;/contributors&gt;&lt;titles&gt;&lt;title&gt;Intraoperative radiotherapy: the Japanese experience&lt;/title&gt;&lt;secondary-title&gt;Int J Radiat Oncol Biol Phys&lt;/secondary-title&gt;&lt;/titles&gt;&lt;periodical&gt;&lt;full-title&gt;Int J Radiat Oncol Biol Phys&lt;/full-title&gt;&lt;/periodical&gt;&lt;pages&gt;863-8&lt;/pages&gt;&lt;volume&gt;7&lt;/volume&gt;&lt;number&gt;7&lt;/number&gt;&lt;edition&gt;1981/07/01&lt;/edition&gt;&lt;keywords&gt;&lt;keyword&gt;Biliary Tract Neoplasms/radiotherapy&lt;/keyword&gt;&lt;keyword&gt;Brain Neoplasms/radiotherapy&lt;/keyword&gt;&lt;keyword&gt;Colonic Neoplasms/radiotherapy&lt;/keyword&gt;&lt;keyword&gt;Humans&lt;/keyword&gt;&lt;keyword&gt;*Intraoperative Care&lt;/keyword&gt;&lt;keyword&gt;Japan&lt;/keyword&gt;&lt;keyword&gt;Lung Neoplasms/radiotherapy&lt;/keyword&gt;&lt;keyword&gt;Male&lt;/keyword&gt;&lt;keyword&gt;Neoplasms/*radiotherapy/surgery&lt;/keyword&gt;&lt;keyword&gt;Pancreatic Neoplasms/radiotherapy&lt;/keyword&gt;&lt;keyword&gt;Prognosis&lt;/keyword&gt;&lt;keyword&gt;Prostatic Neoplasms/radiotherapy&lt;/keyword&gt;&lt;keyword&gt;Sarcoma/radiotherapy&lt;/keyword&gt;&lt;keyword&gt;Stomach Neoplasms/radiotherapy&lt;/keyword&gt;&lt;keyword&gt;Urinary Bladder Neoplasms/radiotherapy&lt;/keyword&gt;&lt;/keywords&gt;&lt;dates&gt;&lt;year&gt;1981&lt;/year&gt;&lt;pub-dates&gt;&lt;date&gt;Jul&lt;/date&gt;&lt;/pub-dates&gt;&lt;/dates&gt;&lt;isbn&gt;0360-3016 (Print)&amp;#xD;0360-3016 (Linking)&lt;/isbn&gt;&lt;accession-num&gt;7198109&lt;/accession-num&gt;&lt;urls&gt;&lt;related-urls&gt;&lt;url&gt;https://www.ncbi.nlm.nih.gov/pubmed/7198109&lt;/url&gt;&lt;/related-urls&gt;&lt;/urls&gt;&lt;electronic-resource-num&gt;10.1016/0360-3016(81)90001-8&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[2]</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Meanwhile, Howard University, Massachusetts General Hospital (MGH), the National Cancer Institute (NCI), and Mayo Clinic in Rochester, Minnesota were the earliest US institutions to implement IORT programs, build IORT-dedicated operating rooms, and combine IORT with fractionated EBRT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[3-6]</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 xml:space="preserve">Early IOERT had its limitations: linear accelerators (LINACs) and dedicated facilities were expensive, transporting anesthetized patients was not feasible, and applicators could not access deep and complex anatomical surfaces. During the late 1980s to early 1990s, these problems were overcome with the introduction of portable HDR-IORT and the flexible Harrison-Anderson-Mick (HAM) applicator, allowing for greater target accessibility and treatments to be completed without patients being hospitalized overnight. Even as over 100 US institutions developed IORT programs, usage varied and accrual of patients to phase III randomized trials remained difficult, which lead to the dissolution of the Radiation Therapy Oncology Group (RTOG) IORT committee. Enthusiasm, collaboration, and widespread adoption of IORT have been promising across Europe, as evidenced by the formation of the International Society of IORT (ISIORT) in 1998 in Pamplona, Spain. Since the late 1990s, mobile HDR-IORT and IOERT units revitalized US interest and became cost-effective options for patients. The remainder of this chapter will provide an update on the IORT landscape from the early 2000s to the present day.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&lt;H1&gt;Radiobiologic Rationale for IORT</w:t>
      </w:r>
    </w:p>
    <w:p>
      <w:pPr>
        <w:pStyle w:val="Normal"/>
        <w:spacing w:lineRule="auto" w:line="480" w:before="0" w:after="0"/>
        <w:ind w:firstLine="720"/>
        <w:rPr>
          <w:rFonts w:ascii="Times New Roman" w:hAnsi="Times New Roman" w:cs="Times New Roman"/>
          <w:color w:val="202124"/>
          <w:sz w:val="24"/>
          <w:szCs w:val="24"/>
          <w:shd w:fill="FFFFFF" w:val="clear"/>
        </w:rPr>
      </w:pPr>
      <w:r>
        <w:rPr>
          <w:rFonts w:cs="Times New Roman" w:ascii="Times New Roman" w:hAnsi="Times New Roman"/>
          <w:sz w:val="24"/>
          <w:szCs w:val="24"/>
        </w:rPr>
        <w:t xml:space="preserve">The radiobiologic foundation for IORT is based on the linear-quadratic model (LQM) and the four Rs of radiobiology </w:t>
      </w:r>
      <w:r>
        <w:rPr>
          <w:rFonts w:eastAsia="Segoe UI Emoji" w:cs="Times New Roman" w:ascii="Times New Roman" w:hAnsi="Times New Roman"/>
          <w:sz w:val="24"/>
          <w:szCs w:val="24"/>
        </w:rPr>
        <w:t>(</w:t>
      </w:r>
      <w:r>
        <w:rPr>
          <w:rFonts w:cs="Times New Roman" w:ascii="Times New Roman" w:hAnsi="Times New Roman"/>
          <w:i/>
          <w:iCs/>
          <w:sz w:val="24"/>
          <w:szCs w:val="24"/>
        </w:rPr>
        <w:t>repair</w:t>
      </w:r>
      <w:r>
        <w:rPr>
          <w:rFonts w:cs="Times New Roman" w:ascii="Times New Roman" w:hAnsi="Times New Roman"/>
          <w:sz w:val="24"/>
          <w:szCs w:val="24"/>
        </w:rPr>
        <w:t xml:space="preserve">, </w:t>
      </w:r>
      <w:r>
        <w:rPr>
          <w:rFonts w:cs="Times New Roman" w:ascii="Times New Roman" w:hAnsi="Times New Roman"/>
          <w:i/>
          <w:iCs/>
          <w:sz w:val="24"/>
          <w:szCs w:val="24"/>
        </w:rPr>
        <w:t>repopulate</w:t>
      </w:r>
      <w:r>
        <w:rPr>
          <w:rFonts w:cs="Times New Roman" w:ascii="Times New Roman" w:hAnsi="Times New Roman"/>
          <w:sz w:val="24"/>
          <w:szCs w:val="24"/>
        </w:rPr>
        <w:t xml:space="preserve">, </w:t>
      </w:r>
      <w:r>
        <w:rPr>
          <w:rFonts w:cs="Times New Roman" w:ascii="Times New Roman" w:hAnsi="Times New Roman"/>
          <w:i/>
          <w:iCs/>
          <w:sz w:val="24"/>
          <w:szCs w:val="24"/>
        </w:rPr>
        <w:t>redistribute</w:t>
      </w:r>
      <w:r>
        <w:rPr>
          <w:rFonts w:cs="Times New Roman" w:ascii="Times New Roman" w:hAnsi="Times New Roman"/>
          <w:sz w:val="24"/>
          <w:szCs w:val="24"/>
        </w:rPr>
        <w:t xml:space="preserve">, </w:t>
      </w:r>
      <w:r>
        <w:rPr>
          <w:rFonts w:cs="Times New Roman" w:ascii="Times New Roman" w:hAnsi="Times New Roman"/>
          <w:i/>
          <w:iCs/>
          <w:sz w:val="24"/>
          <w:szCs w:val="24"/>
        </w:rPr>
        <w:t>reoxygenate</w:t>
      </w:r>
      <w:r>
        <w:rPr>
          <w:rFonts w:cs="Times New Roman" w:ascii="Times New Roman" w:hAnsi="Times New Roman"/>
          <w:sz w:val="24"/>
          <w:szCs w:val="24"/>
        </w:rPr>
        <w:t xml:space="preserve">). The bulk of preclinical radiobiology research investigated the effect of single-fraction irradiation on tumor and normal tissue tolerance </w:t>
      </w:r>
      <w:r>
        <w:fldChar w:fldCharType="begin"/>
      </w:r>
      <w:r>
        <w:rPr>
          <w:rFonts w:cs="Times New Roman" w:ascii="Times New Roman" w:hAnsi="Times New Roman"/>
          <w:sz w:val="24"/>
          <w:szCs w:val="24"/>
        </w:rPr>
        <w:instrText xml:space="preserve">ADDIN EN.CITE &lt;EndNote&gt;&lt;Cite&gt;&lt;Author&gt;Okunieff&lt;/Author&gt;&lt;Year&gt;2011&lt;/Year&gt;&lt;RecNum&gt;96&lt;/RecNum&gt;&lt;DisplayText&gt;[7]&lt;/DisplayText&gt;&lt;record&gt;&lt;rec-number&gt;96&lt;/rec-number&gt;&lt;foreign-keys&gt;&lt;key app="EN" db-id="a5zrtwxvhppvt9e9dxnpewrwdasxs2pwvxza" timestamp="1693116767"&gt;96&lt;/key&gt;&lt;/foreign-keys&gt;&lt;ref-type name="Book Section"&gt;5&lt;/ref-type&gt;&lt;contributors&gt;&lt;authors&gt;&lt;author&gt;Okunieff, P.&lt;/author&gt;&lt;author&gt;Sundararaman, S.&lt;/author&gt;&lt;author&gt;Metcalfe, S.&lt;/author&gt;&lt;author&gt;Chen, Y.&lt;/author&gt;&lt;/authors&gt;&lt;/contributors&gt;&lt;titles&gt;&lt;title&gt;Biology of Large Dose per Fraction Irradiation&lt;/title&gt;&lt;secondary-title&gt;Intraoperative Irradiation: Techniques and Results &lt;/secondary-title&gt;&lt;/titles&gt;&lt;pages&gt;27-47&lt;/pages&gt;&lt;section&gt;2&lt;/section&gt;&lt;dates&gt;&lt;year&gt;2011&lt;/year&gt;&lt;/dates&gt;&lt;publisher&gt;Humana Press&lt;/publisher&gt;&lt;urls&gt;&lt;/urls&gt;&lt;/record&gt;&lt;/Cite&gt;&lt;/EndNote&gt;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[7]</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The LQM</w:t>
      </w:r>
      <w:r>
        <w:rPr>
          <w:rFonts w:cs="Times New Roman" w:ascii="Times New Roman" w:hAnsi="Times New Roman"/>
          <w:color w:val="202124"/>
          <w:sz w:val="24"/>
          <w:szCs w:val="24"/>
          <w:shd w:fill="FFFFFF" w:val="clear"/>
          <w:vertAlign w:val="superscript"/>
        </w:rPr>
        <w:t xml:space="preserve"> </w:t>
      </w:r>
      <w:r>
        <w:rPr>
          <w:rFonts w:cs="Times New Roman" w:ascii="Times New Roman" w:hAnsi="Times New Roman"/>
          <w:sz w:val="24"/>
          <w:szCs w:val="24"/>
        </w:rPr>
        <w:t xml:space="preserve">was developed to define a relationship between cell survival and radiation dose. The LQM suggests cell killing is affected by two components—the linear (proportional to dose) and the quadratic (proportional to dose squared). These components contribute equally to cell killing at a dose equal to </w:t>
      </w:r>
      <w:r>
        <w:rPr>
          <w:rFonts w:cs="Times New Roman" w:ascii="Times New Roman" w:hAnsi="Times New Roman"/>
          <w:color w:val="202124"/>
          <w:sz w:val="24"/>
          <w:szCs w:val="24"/>
          <w:shd w:fill="FFFFFF" w:val="clear"/>
        </w:rPr>
        <w:t xml:space="preserve">α/β. High α/β values (&gt; 7 Gy) correspond with acute-reacting tissues and most solid tumors, and low α/β values (&lt; 5 Gy) correspond with late-reacting normal tissues. While the LQM has been widely adopted, ample evidence points to overestimation of the effectiveness of cell killing at high doses </w:t>
      </w:r>
      <w:r>
        <w:fldChar w:fldCharType="begin"/>
      </w:r>
      <w:r>
        <w:rPr>
          <w:rFonts w:cs="Times New Roman" w:ascii="Times New Roman" w:hAnsi="Times New Roman"/>
          <w:color w:val="202124"/>
          <w:sz w:val="24"/>
          <w:szCs w:val="24"/>
          <w:shd w:fill="FFFFFF" w:val="clear"/>
        </w:rPr>
        <w:instrText xml:space="preserve">ADDIN EN.CITE &lt;EndNote&gt;&lt;Cite&gt;&lt;Author&gt;Park&lt;/Author&gt;&lt;Year&gt;2008&lt;/Year&gt;&lt;RecNum&gt;138&lt;/RecNum&gt;&lt;DisplayText&gt;[8]&lt;/DisplayText&gt;&lt;record&gt;&lt;rec-number&gt;138&lt;/rec-number&gt;&lt;foreign-keys&gt;&lt;key app="EN" db-id="a5zrtwxvhppvt9e9dxnpewrwdasxs2pwvxza" timestamp="1695624599"&gt;138&lt;/key&gt;&lt;/foreign-keys&gt;&lt;ref-type name="Journal Article"&gt;17&lt;/ref-type&gt;&lt;contributors&gt;&lt;authors&gt;&lt;author&gt;Park, C.&lt;/author&gt;&lt;author&gt;Papiez, L.&lt;/author&gt;&lt;author&gt;Zhang, S.&lt;/author&gt;&lt;author&gt;Story, M.&lt;/author&gt;&lt;author&gt;Timmerman, R. D.&lt;/author&gt;&lt;/authors&gt;&lt;/contributors&gt;&lt;auth-address&gt;Department of Radiation Oncology, University of Texas Southwestern Medical Center, Dallas, TX 75390-9183, USA.&lt;/auth-address&gt;&lt;titles&gt;&lt;title&gt;Universal survival curve and single fraction equivalent dose: useful tools in understanding potency of ablative radiotherapy&lt;/title&gt;&lt;secondary-title&gt;Int J Radiat Oncol Biol Phys&lt;/secondary-title&gt;&lt;/titles&gt;&lt;periodical&gt;&lt;full-title&gt;Int J Radiat Oncol Biol Phys&lt;/full-title&gt;&lt;/periodical&gt;&lt;pages&gt;847-52&lt;/pages&gt;&lt;volume&gt;70&lt;/volume&gt;&lt;number&gt;3&lt;/number&gt;&lt;edition&gt;2008/02/12&lt;/edition&gt;&lt;keywords&gt;&lt;keyword&gt;Carcinoma, Non-Small-Cell Lung/pathology/radiotherapy&lt;/keyword&gt;&lt;keyword&gt;Cell Line, Tumor&lt;/keyword&gt;&lt;keyword&gt;Cell Survival&lt;/keyword&gt;&lt;keyword&gt;DNA Damage&lt;/keyword&gt;&lt;keyword&gt;DNA Repair&lt;/keyword&gt;&lt;keyword&gt;Dose Fractionation, Radiation&lt;/keyword&gt;&lt;keyword&gt;Humans&lt;/keyword&gt;&lt;keyword&gt;*Linear Models&lt;/keyword&gt;&lt;keyword&gt;Lung Neoplasms/pathology/radiotherapy&lt;/keyword&gt;&lt;keyword&gt;*Models, Biological&lt;/keyword&gt;&lt;keyword&gt;Radiobiology&lt;/keyword&gt;&lt;keyword&gt;*Radiosurgery&lt;/keyword&gt;&lt;keyword&gt;*Relative Biological Effectiveness&lt;/keyword&gt;&lt;/keywords&gt;&lt;dates&gt;&lt;year&gt;2008&lt;/year&gt;&lt;pub-dates&gt;&lt;date&gt;Mar 1&lt;/date&gt;&lt;/pub-dates&gt;&lt;/dates&gt;&lt;isbn&gt;0360-3016 (Print)&amp;#xD;0360-3016 (Linking)&lt;/isbn&gt;&lt;accession-num&gt;18262098&lt;/accession-num&gt;&lt;urls&gt;&lt;related-urls&gt;&lt;url&gt;https://www.ncbi.nlm.nih.gov/pubmed/18262098&lt;/url&gt;&lt;/related-urls&gt;&lt;/urls&gt;&lt;electronic-resource-num&gt;10.1016/j.ijrobp.2007.10.059&lt;/electronic-resource-num&gt;&lt;/record&gt;&lt;/Cite&gt;&lt;/EndNote&gt;</w:instrText>
      </w:r>
      <w:r>
        <w:rPr>
          <w:rFonts w:cs="Times New Roman" w:ascii="Times New Roman" w:hAnsi="Times New Roman"/>
          <w:color w:val="202124"/>
          <w:sz w:val="24"/>
          <w:szCs w:val="24"/>
          <w:shd w:fill="FFFFFF" w:val="clear"/>
        </w:rPr>
      </w:r>
      <w:r>
        <w:rPr>
          <w:rFonts w:cs="Times New Roman" w:ascii="Times New Roman" w:hAnsi="Times New Roman"/>
          <w:color w:val="202124"/>
          <w:sz w:val="24"/>
          <w:szCs w:val="24"/>
          <w:shd w:fill="FFFFFF" w:val="clear"/>
        </w:rPr>
        <w:fldChar w:fldCharType="separate"/>
      </w:r>
      <w:r>
        <w:rPr>
          <w:rFonts w:cs="Times New Roman" w:ascii="Times New Roman" w:hAnsi="Times New Roman"/>
          <w:color w:val="202124"/>
          <w:sz w:val="24"/>
          <w:szCs w:val="24"/>
          <w:shd w:fill="FFFFFF" w:val="clear"/>
        </w:rPr>
        <w:t>[8]</w:t>
      </w:r>
      <w:r>
        <w:rPr>
          <w:rFonts w:cs="Times New Roman" w:ascii="Times New Roman" w:hAnsi="Times New Roman"/>
          <w:color w:val="202124"/>
          <w:sz w:val="24"/>
          <w:szCs w:val="24"/>
          <w:shd w:fill="FFFFFF" w:val="clear"/>
        </w:rPr>
      </w:r>
      <w:r>
        <w:rPr>
          <w:rFonts w:cs="Times New Roman" w:ascii="Times New Roman" w:hAnsi="Times New Roman"/>
          <w:color w:val="202124"/>
          <w:sz w:val="24"/>
          <w:szCs w:val="24"/>
          <w:shd w:fill="FFFFFF" w:val="clear"/>
        </w:rPr>
        <w:fldChar w:fldCharType="end"/>
      </w:r>
      <w:r>
        <w:rPr>
          <w:rFonts w:cs="Times New Roman" w:ascii="Times New Roman" w:hAnsi="Times New Roman"/>
          <w:color w:val="202124"/>
          <w:sz w:val="24"/>
          <w:szCs w:val="24"/>
          <w:shd w:fill="FFFFFF" w:val="clear"/>
        </w:rPr>
        <w:t xml:space="preserve">. One of multiple proposed alternative models is the generalized LQM (gLQM), which predicts the high-dose response of cell lines based on the notion that high-dose radiation causes less sublethal damage and more lethal damage than low-dose radiation </w:t>
      </w:r>
      <w:r>
        <w:fldChar w:fldCharType="begin"/>
      </w:r>
      <w:r>
        <w:rPr>
          <w:rFonts w:cs="Times New Roman" w:ascii="Times New Roman" w:hAnsi="Times New Roman"/>
          <w:color w:val="202124"/>
          <w:sz w:val="24"/>
          <w:szCs w:val="24"/>
          <w:shd w:fill="FFFFFF" w:val="clear"/>
        </w:rPr>
        <w:instrText xml:space="preserve">ADDIN EN.CITE &lt;EndNote&gt;&lt;Cite&gt;&lt;Author&gt;Wang&lt;/Author&gt;&lt;Year&gt;2010&lt;/Year&gt;&lt;RecNum&gt;139&lt;/RecNum&gt;&lt;DisplayText&gt;[9]&lt;/DisplayText&gt;&lt;record&gt;&lt;rec-number&gt;139&lt;/rec-number&gt;&lt;foreign-keys&gt;&lt;key app="EN" db-id="a5zrtwxvhppvt9e9dxnpewrwdasxs2pwvxza" timestamp="1695625497"&gt;139&lt;/key&gt;&lt;/foreign-keys&gt;&lt;ref-type name="Journal Article"&gt;17&lt;/ref-type&gt;&lt;contributors&gt;&lt;authors&gt;&lt;author&gt;Wang, J. Z.&lt;/author&gt;&lt;author&gt;Huang, Z.&lt;/author&gt;&lt;author&gt;Lo, S. S.&lt;/author&gt;&lt;author&gt;Yuh, W. T.&lt;/author&gt;&lt;author&gt;Mayr, N. A.&lt;/author&gt;&lt;/authors&gt;&lt;/contributors&gt;&lt;auth-address&gt;Department of Radiation Oncology, Ohio State University, Columbus, OH 43210, USA.&lt;/auth-address&gt;&lt;titles&gt;&lt;title&gt;A generalized linear-quadratic model for radiosurgery, stereotactic body radiation therapy, and high-dose rate brachytherapy&lt;/title&gt;&lt;secondary-title&gt;Sci Transl Med&lt;/secondary-title&gt;&lt;/titles&gt;&lt;periodical&gt;&lt;full-title&gt;Sci Transl Med&lt;/full-title&gt;&lt;/periodical&gt;&lt;pages&gt;39ra48&lt;/pages&gt;&lt;volume&gt;2&lt;/volume&gt;&lt;number&gt;39&lt;/number&gt;&lt;edition&gt;2010/07/09&lt;/edition&gt;&lt;keywords&gt;&lt;keyword&gt;Animals&lt;/keyword&gt;&lt;keyword&gt;Brachytherapy/*methods&lt;/keyword&gt;&lt;keyword&gt;Dose-Response Relationship, Radiation&lt;/keyword&gt;&lt;keyword&gt;Linear Models&lt;/keyword&gt;&lt;keyword&gt;Mice&lt;/keyword&gt;&lt;keyword&gt;Pneumonia/radiotherapy&lt;/keyword&gt;&lt;keyword&gt;Radiosurgery/*methods&lt;/keyword&gt;&lt;/keywords&gt;&lt;dates&gt;&lt;year&gt;2010&lt;/year&gt;&lt;pub-dates&gt;&lt;date&gt;Jul 7&lt;/date&gt;&lt;/pub-dates&gt;&lt;/dates&gt;&lt;isbn&gt;1946-6242 (Electronic)&amp;#xD;1946-6234 (Linking)&lt;/isbn&gt;&lt;accession-num&gt;20610850&lt;/accession-num&gt;&lt;urls&gt;&lt;related-urls&gt;&lt;url&gt;https://www.ncbi.nlm.nih.gov/pubmed/20610850&lt;/url&gt;&lt;/related-urls&gt;&lt;/urls&gt;&lt;electronic-resource-num&gt;10.1126/scitranslmed.3000864&lt;/electronic-resource-num&gt;&lt;/record&gt;&lt;/Cite&gt;&lt;/EndNote&gt;</w:instrText>
      </w:r>
      <w:r>
        <w:rPr>
          <w:rFonts w:cs="Times New Roman" w:ascii="Times New Roman" w:hAnsi="Times New Roman"/>
          <w:color w:val="202124"/>
          <w:sz w:val="24"/>
          <w:szCs w:val="24"/>
          <w:shd w:fill="FFFFFF" w:val="clear"/>
        </w:rPr>
      </w:r>
      <w:r>
        <w:rPr>
          <w:rFonts w:cs="Times New Roman" w:ascii="Times New Roman" w:hAnsi="Times New Roman"/>
          <w:color w:val="202124"/>
          <w:sz w:val="24"/>
          <w:szCs w:val="24"/>
          <w:shd w:fill="FFFFFF" w:val="clear"/>
        </w:rPr>
        <w:fldChar w:fldCharType="separate"/>
      </w:r>
      <w:r>
        <w:rPr>
          <w:rFonts w:cs="Times New Roman" w:ascii="Times New Roman" w:hAnsi="Times New Roman"/>
          <w:color w:val="202124"/>
          <w:sz w:val="24"/>
          <w:szCs w:val="24"/>
          <w:shd w:fill="FFFFFF" w:val="clear"/>
        </w:rPr>
        <w:t>[9]</w:t>
      </w:r>
      <w:r>
        <w:rPr>
          <w:rFonts w:cs="Times New Roman" w:ascii="Times New Roman" w:hAnsi="Times New Roman"/>
          <w:color w:val="202124"/>
          <w:sz w:val="24"/>
          <w:szCs w:val="24"/>
          <w:shd w:fill="FFFFFF" w:val="clear"/>
        </w:rPr>
      </w:r>
      <w:r>
        <w:rPr>
          <w:rFonts w:cs="Times New Roman" w:ascii="Times New Roman" w:hAnsi="Times New Roman"/>
          <w:color w:val="202124"/>
          <w:sz w:val="24"/>
          <w:szCs w:val="24"/>
          <w:shd w:fill="FFFFFF" w:val="clear"/>
        </w:rPr>
        <w:fldChar w:fldCharType="end"/>
      </w:r>
      <w:r>
        <w:rPr>
          <w:rFonts w:cs="Times New Roman" w:ascii="Times New Roman" w:hAnsi="Times New Roman"/>
          <w:color w:val="202124"/>
          <w:sz w:val="24"/>
          <w:szCs w:val="24"/>
          <w:shd w:fill="FFFFFF" w:val="clear"/>
        </w:rPr>
        <w:t xml:space="preserve">. Each model has inherent weaknesses; for example, the gLQM does not account for cell cycle redistribution, reoxygenation, or the host immune response against tumor cells </w:t>
      </w:r>
      <w:r>
        <w:fldChar w:fldCharType="begin"/>
      </w:r>
      <w:r>
        <w:rPr>
          <w:rFonts w:cs="Times New Roman" w:ascii="Times New Roman" w:hAnsi="Times New Roman"/>
          <w:color w:val="202124"/>
          <w:sz w:val="24"/>
          <w:szCs w:val="24"/>
          <w:shd w:fill="FFFFFF" w:val="clear"/>
        </w:rPr>
        <w:instrText xml:space="preserve">ADDIN EN.CITE &lt;EndNote&gt;&lt;Cite&gt;&lt;Author&gt;Wang&lt;/Author&gt;&lt;Year&gt;2010&lt;/Year&gt;&lt;RecNum&gt;139&lt;/RecNum&gt;&lt;DisplayText&gt;[9]&lt;/DisplayText&gt;&lt;record&gt;&lt;rec-number&gt;139&lt;/rec-number&gt;&lt;foreign-keys&gt;&lt;key app="EN" db-id="a5zrtwxvhppvt9e9dxnpewrwdasxs2pwvxza" timestamp="1695625497"&gt;139&lt;/key&gt;&lt;/foreign-keys&gt;&lt;ref-type name="Journal Article"&gt;17&lt;/ref-type&gt;&lt;contributors&gt;&lt;authors&gt;&lt;author&gt;Wang, J. Z.&lt;/author&gt;&lt;author&gt;Huang, Z.&lt;/author&gt;&lt;author&gt;Lo, S. S.&lt;/author&gt;&lt;author&gt;Yuh, W. T.&lt;/author&gt;&lt;author&gt;Mayr, N. A.&lt;/author&gt;&lt;/authors&gt;&lt;/contributors&gt;&lt;auth-address&gt;Department of Radiation Oncology, Ohio State University, Columbus, OH 43210, USA.&lt;/auth-address&gt;&lt;titles&gt;&lt;title&gt;A generalized linear-quadratic model for radiosurgery, stereotactic body radiation therapy, and high-dose rate brachytherapy&lt;/title&gt;&lt;secondary-title&gt;Sci Transl Med&lt;/secondary-title&gt;&lt;/titles&gt;&lt;periodical&gt;&lt;full-title&gt;Sci Transl Med&lt;/full-title&gt;&lt;/periodical&gt;&lt;pages&gt;39ra48&lt;/pages&gt;&lt;volume&gt;2&lt;/volume&gt;&lt;number&gt;39&lt;/number&gt;&lt;edition&gt;2010/07/09&lt;/edition&gt;&lt;keywords&gt;&lt;keyword&gt;Animals&lt;/keyword&gt;&lt;keyword&gt;Brachytherapy/*methods&lt;/keyword&gt;&lt;keyword&gt;Dose-Response Relationship, Radiation&lt;/keyword&gt;&lt;keyword&gt;Linear Models&lt;/keyword&gt;&lt;keyword&gt;Mice&lt;/keyword&gt;&lt;keyword&gt;Pneumonia/radiotherapy&lt;/keyword&gt;&lt;keyword&gt;Radiosurgery/*methods&lt;/keyword&gt;&lt;/keywords&gt;&lt;dates&gt;&lt;year&gt;2010&lt;/year&gt;&lt;pub-dates&gt;&lt;date&gt;Jul 7&lt;/date&gt;&lt;/pub-dates&gt;&lt;/dates&gt;&lt;isbn&gt;1946-6242 (Electronic)&amp;#xD;1946-6234 (Linking)&lt;/isbn&gt;&lt;accession-num&gt;20610850&lt;/accession-num&gt;&lt;urls&gt;&lt;related-urls&gt;&lt;url&gt;https://www.ncbi.nlm.nih.gov/pubmed/20610850&lt;/url&gt;&lt;/related-urls&gt;&lt;/urls&gt;&lt;electronic-resource-num&gt;10.1126/scitranslmed.3000864&lt;/electronic-resource-num&gt;&lt;/record&gt;&lt;/Cite&gt;&lt;/EndNote&gt;</w:instrText>
      </w:r>
      <w:r>
        <w:rPr>
          <w:rFonts w:cs="Times New Roman" w:ascii="Times New Roman" w:hAnsi="Times New Roman"/>
          <w:color w:val="202124"/>
          <w:sz w:val="24"/>
          <w:szCs w:val="24"/>
          <w:shd w:fill="FFFFFF" w:val="clear"/>
        </w:rPr>
      </w:r>
      <w:r>
        <w:rPr>
          <w:rFonts w:cs="Times New Roman" w:ascii="Times New Roman" w:hAnsi="Times New Roman"/>
          <w:color w:val="202124"/>
          <w:sz w:val="24"/>
          <w:szCs w:val="24"/>
          <w:shd w:fill="FFFFFF" w:val="clear"/>
        </w:rPr>
        <w:fldChar w:fldCharType="separate"/>
      </w:r>
      <w:r>
        <w:rPr>
          <w:rFonts w:cs="Times New Roman" w:ascii="Times New Roman" w:hAnsi="Times New Roman"/>
          <w:color w:val="202124"/>
          <w:sz w:val="24"/>
          <w:szCs w:val="24"/>
          <w:shd w:fill="FFFFFF" w:val="clear"/>
        </w:rPr>
        <w:t>[9]</w:t>
      </w:r>
      <w:r>
        <w:rPr>
          <w:rFonts w:cs="Times New Roman" w:ascii="Times New Roman" w:hAnsi="Times New Roman"/>
          <w:color w:val="202124"/>
          <w:sz w:val="24"/>
          <w:szCs w:val="24"/>
          <w:shd w:fill="FFFFFF" w:val="clear"/>
        </w:rPr>
      </w:r>
      <w:r>
        <w:rPr>
          <w:rFonts w:cs="Times New Roman" w:ascii="Times New Roman" w:hAnsi="Times New Roman"/>
          <w:color w:val="202124"/>
          <w:sz w:val="24"/>
          <w:szCs w:val="24"/>
          <w:shd w:fill="FFFFFF" w:val="clear"/>
        </w:rPr>
        <w:fldChar w:fldCharType="end"/>
      </w:r>
      <w:r>
        <w:rPr>
          <w:rFonts w:cs="Times New Roman" w:ascii="Times New Roman" w:hAnsi="Times New Roman"/>
          <w:color w:val="202124"/>
          <w:sz w:val="24"/>
          <w:szCs w:val="24"/>
          <w:shd w:fill="FFFFFF" w:val="clear"/>
        </w:rPr>
        <w:t xml:space="preserve">. All models do, however, aim to address the variable radiation sensitivities of normal tissues and tumors by producing dose-fractionation regimens that optimize the therapeutic ratio. </w:t>
        <w:tab/>
      </w:r>
    </w:p>
    <w:p>
      <w:pPr>
        <w:pStyle w:val="Normal"/>
        <w:spacing w:lineRule="auto" w:line="480" w:before="0" w:after="0"/>
        <w:rPr>
          <w:rFonts w:ascii="Times New Roman" w:hAnsi="Times New Roman" w:cs="Times New Roman"/>
          <w:sz w:val="24"/>
          <w:szCs w:val="24"/>
        </w:rPr>
      </w:pPr>
      <w:r>
        <w:rPr>
          <w:rFonts w:cs="Times New Roman" w:ascii="Times New Roman" w:hAnsi="Times New Roman"/>
          <w:color w:val="202124"/>
          <w:sz w:val="24"/>
          <w:szCs w:val="24"/>
          <w:shd w:fill="FFFFFF" w:val="clear"/>
        </w:rPr>
        <w:tab/>
        <w:t xml:space="preserve">Modifications to the LQM have attempted to better incorporate the four Rs of radiobiology. </w:t>
      </w:r>
      <w:r>
        <w:rPr>
          <w:rFonts w:cs="Times New Roman" w:ascii="Times New Roman" w:hAnsi="Times New Roman"/>
          <w:sz w:val="24"/>
          <w:szCs w:val="24"/>
        </w:rPr>
        <w:t xml:space="preserve">A single dose of radiation causes DNA double-strand breaks (DSBs) in tumor cells. Tumor cells either die or </w:t>
      </w:r>
      <w:r>
        <w:rPr>
          <w:rFonts w:cs="Times New Roman" w:ascii="Times New Roman" w:hAnsi="Times New Roman"/>
          <w:i/>
          <w:iCs/>
          <w:sz w:val="24"/>
          <w:szCs w:val="24"/>
        </w:rPr>
        <w:t>repair</w:t>
      </w:r>
      <w:r>
        <w:rPr>
          <w:rFonts w:cs="Times New Roman" w:ascii="Times New Roman" w:hAnsi="Times New Roman"/>
          <w:sz w:val="24"/>
          <w:szCs w:val="24"/>
        </w:rPr>
        <w:t xml:space="preserve"> and </w:t>
      </w:r>
      <w:r>
        <w:rPr>
          <w:rFonts w:cs="Times New Roman" w:ascii="Times New Roman" w:hAnsi="Times New Roman"/>
          <w:i/>
          <w:iCs/>
          <w:sz w:val="24"/>
          <w:szCs w:val="24"/>
        </w:rPr>
        <w:t>repopulate</w:t>
      </w:r>
      <w:r>
        <w:rPr>
          <w:rFonts w:cs="Times New Roman" w:ascii="Times New Roman" w:hAnsi="Times New Roman"/>
          <w:sz w:val="24"/>
          <w:szCs w:val="24"/>
        </w:rPr>
        <w:t xml:space="preserve">. DNA DSBs are repaired via template-driven faithful homologous recombination or error-prone non-homologous end-joining, which are associated with radioresistance and radiosensitivity, respectively. Tumor cells can also become more radiosensitive by </w:t>
      </w:r>
      <w:r>
        <w:rPr>
          <w:rFonts w:cs="Times New Roman" w:ascii="Times New Roman" w:hAnsi="Times New Roman"/>
          <w:i/>
          <w:iCs/>
          <w:sz w:val="24"/>
          <w:szCs w:val="24"/>
        </w:rPr>
        <w:t xml:space="preserve">redistributing </w:t>
      </w:r>
      <w:r>
        <w:rPr>
          <w:rFonts w:cs="Times New Roman" w:ascii="Times New Roman" w:hAnsi="Times New Roman"/>
          <w:sz w:val="24"/>
          <w:szCs w:val="24"/>
        </w:rPr>
        <w:t xml:space="preserve">into late G1, G2, and M cell cycle phases and </w:t>
      </w:r>
      <w:r>
        <w:rPr>
          <w:rFonts w:cs="Times New Roman" w:ascii="Times New Roman" w:hAnsi="Times New Roman"/>
          <w:i/>
          <w:iCs/>
          <w:sz w:val="24"/>
          <w:szCs w:val="24"/>
        </w:rPr>
        <w:t>reoxygenating</w:t>
      </w:r>
      <w:r>
        <w:rPr>
          <w:rFonts w:cs="Times New Roman" w:ascii="Times New Roman" w:hAnsi="Times New Roman"/>
          <w:sz w:val="24"/>
          <w:szCs w:val="24"/>
        </w:rPr>
        <w:t xml:space="preserve"> hypoxic areas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[10]</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The predominant benefit from IORT is derived from exposing the tumor to a single high dose of radiation and physically displacing normal tissues out of the IORT field. The four Rs justify the value of fractionated radiotherapy and why IORT is often combined with EBRT. Figure 19.1A demonstrates how IORT places normal tissues at a disadvantage and how a smaller dose per treatment is less toxic. For IORT to be successful, dose-limiting structures must be excluded from the radiation field. Maximizing tumor control and minimizing toxicity requires a knowledge of normal tissue tolerance and </w:t>
      </w:r>
      <w:r>
        <w:rPr>
          <w:rFonts w:cs="Times New Roman" w:ascii="Times New Roman" w:hAnsi="Times New Roman"/>
          <w:color w:val="202124"/>
          <w:sz w:val="24"/>
          <w:szCs w:val="24"/>
          <w:shd w:fill="FFFFFF" w:val="clear"/>
        </w:rPr>
        <w:t>α/β ratios</w:t>
      </w:r>
      <w:r>
        <w:rPr>
          <w:rFonts w:cs="Times New Roman" w:ascii="Times New Roman" w:hAnsi="Times New Roman"/>
          <w:sz w:val="24"/>
          <w:szCs w:val="24"/>
        </w:rPr>
        <w:t xml:space="preserve"> to estimate the biologically equivalent doses between single-fraction IORT and conventionally fractionated EBRT regimens (Figure 19.1B). </w:t>
      </w:r>
    </w:p>
    <w:p>
      <w:pPr>
        <w:pStyle w:val="Normal"/>
        <w:spacing w:lineRule="auto" w:line="480" w:before="0" w:after="0"/>
        <w:rPr>
          <w:rFonts w:ascii="Times New Roman" w:hAnsi="Times New Roman" w:cs="Times New Roman"/>
          <w:color w:val="202124"/>
          <w:sz w:val="24"/>
          <w:szCs w:val="24"/>
          <w:shd w:fill="FFFFFF" w:val="clear"/>
        </w:rPr>
      </w:pPr>
      <w:r>
        <w:rPr>
          <w:rFonts w:cs="Times New Roman" w:ascii="Times New Roman" w:hAnsi="Times New Roman"/>
          <w:sz w:val="24"/>
          <w:szCs w:val="24"/>
        </w:rPr>
        <w:t>&lt;FIG 19-1&gt;</w:t>
      </w:r>
    </w:p>
    <w:p>
      <w:pPr>
        <w:pStyle w:val="Normal"/>
        <w:spacing w:lineRule="auto" w:line="480" w:before="0" w:after="0"/>
        <w:rPr>
          <w:rFonts w:ascii="Times New Roman" w:hAnsi="Times New Roman" w:cs="Times New Roman"/>
          <w:sz w:val="24"/>
          <w:szCs w:val="24"/>
        </w:rPr>
      </w:pPr>
      <w:r>
        <w:rPr>
          <w:rFonts w:cs="Times New Roman" w:ascii="Times New Roman" w:hAnsi="Times New Roman"/>
          <w:b/>
          <w:bCs/>
          <w:sz w:val="24"/>
          <w:szCs w:val="24"/>
        </w:rPr>
        <w:t>&lt;H1&gt;Physical and Technical Considerations</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&lt;H2&gt;Intraoperative Electron Radiation</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 xml:space="preserve">IOERT was popularized in the 1970s and 1980s using conventional stationary LINACs; since 1999, mobile units have become more commonplace. The three commercially available mobile LINACs—Mobetron (United States), LIAC (Italy), and Novac 7 (Italy)—have transformed the delivery of IORT and made it more accessible by eliminating the need to transport the patient to a radiation suite. These LINACs produce electrons ranging from 4-12 MeV and benefit from low-stray, focused, straight beams </w:t>
      </w:r>
      <w:r>
        <w:fldChar w:fldCharType="begin"/>
      </w:r>
      <w:r>
        <w:rPr>
          <w:rFonts w:cs="Times New Roman" w:ascii="Times New Roman" w:hAnsi="Times New Roman"/>
          <w:sz w:val="24"/>
          <w:szCs w:val="24"/>
        </w:rPr>
        <w:instrText xml:space="preserve">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[11]</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Their design avoids high Z materials and minimizes bremsstrahlung. Electrons continuously lose energy as they traverse tissue, thus making them most effective at treating superficial tumors. Nevertheless, a bolus (0.5 or 1 cm thick) may be necessary, especially at lower electron energies, to improve surface dose. For IOERT LINACs with electron energies up to 12 MeV, neutron production is minimal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[12, 13]</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Mobile LINACs are lightweight and have no bending magnets, so low-penetrating photon leakage and electron scatter are relatively negligible </w:t>
      </w:r>
      <w:r>
        <w:fldChar w:fldCharType="begin"/>
      </w:r>
      <w:r>
        <w:rPr>
          <w:rFonts w:cs="Times New Roman" w:ascii="Times New Roman" w:hAnsi="Times New Roman"/>
          <w:sz w:val="24"/>
          <w:szCs w:val="24"/>
        </w:rPr>
        <w:instrText xml:space="preserve">ADDIN EN.CITE &lt;EndNote&gt;&lt;Cite&gt;&lt;Author&gt;Krechetov&lt;/Author&gt;&lt;Year&gt;2010&lt;/Year&gt;&lt;RecNum&gt;141&lt;/RecNum&gt;&lt;DisplayText&gt;[14]&lt;/DisplayText&gt;&lt;record&gt;&lt;rec-number&gt;141&lt;/rec-number&gt;&lt;foreign-keys&gt;&lt;key app="EN" db-id="a5zrtwxvhppvt9e9dxnpewrwdasxs2pwvxza" timestamp="1697310944"&gt;141&lt;/key&gt;&lt;/foreign-keys&gt;&lt;ref-type name="Journal Article"&gt;17&lt;/ref-type&gt;&lt;contributors&gt;&lt;authors&gt;&lt;author&gt;Krechetov, A. S.&lt;/author&gt;&lt;author&gt;Goer, D.&lt;/author&gt;&lt;author&gt;Dikeman, K.&lt;/author&gt;&lt;author&gt;Daves, J. L.&lt;/author&gt;&lt;author&gt;Mills, M. D.&lt;/author&gt;&lt;/authors&gt;&lt;/contributors&gt;&lt;auth-address&gt;IntraOp Medical Corp, Sunnyvale, CA, USA. krechet@stanfordalumni.org&lt;/auth-address&gt;&lt;titles&gt;&lt;title&gt;Shielding assessment of a mobile electron accelerator for intra-operative radiotherapy&lt;/title&gt;&lt;secondary-title&gt;J Appl Clin Med Phys&lt;/secondary-title&gt;&lt;/titles&gt;&lt;periodical&gt;&lt;full-title&gt;J Appl Clin Med Phys&lt;/full-title&gt;&lt;/periodical&gt;&lt;pages&gt;3151&lt;/pages&gt;&lt;volume&gt;11&lt;/volume&gt;&lt;number&gt;4&lt;/number&gt;&lt;edition&gt;2010/11/18&lt;/edition&gt;&lt;keywords&gt;&lt;keyword&gt;*Electrons&lt;/keyword&gt;&lt;keyword&gt;Humans&lt;/keyword&gt;&lt;keyword&gt;Intraoperative Period&lt;/keyword&gt;&lt;keyword&gt;Neoplasms/*radiotherapy/surgery&lt;/keyword&gt;&lt;keyword&gt;*Operating Rooms&lt;/keyword&gt;&lt;keyword&gt;*Particle Accelerators&lt;/keyword&gt;&lt;keyword&gt;Radiation Monitoring&lt;/keyword&gt;&lt;keyword&gt;*Radiation Protection&lt;/keyword&gt;&lt;keyword&gt;Radiotherapy Dosage&lt;/keyword&gt;&lt;keyword&gt;Radiotherapy, High-Energy/*instrumentation&lt;/keyword&gt;&lt;/keywords&gt;&lt;dates&gt;&lt;year&gt;2010&lt;/year&gt;&lt;pub-dates&gt;&lt;date&gt;Sep 7&lt;/date&gt;&lt;/pub-dates&gt;&lt;/dates&gt;&lt;isbn&gt;1526-9914 (Electronic)&amp;#xD;1526-9914 (Linking)&lt;/isbn&gt;&lt;accession-num&gt;21081870&lt;/accession-num&gt;&lt;urls&gt;&lt;related-urls&gt;&lt;url&gt;https://www.ncbi.nlm.nih.gov/pubmed/21081870&lt;/url&gt;&lt;/related-urls&gt;&lt;/urls&gt;&lt;custom2&gt;PMC5720408&lt;/custom2&gt;&lt;electronic-resource-num&gt;10.1120/jacmp.v11i4.3151&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[14]</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With self-shielding and beam stoppers, there is little to no role for additional OR shielding </w:t>
      </w:r>
      <w:r>
        <w:fldChar w:fldCharType="begin"/>
      </w:r>
      <w:r>
        <w:rPr>
          <w:rFonts w:cs="Times New Roman" w:ascii="Times New Roman" w:hAnsi="Times New Roman"/>
          <w:sz w:val="24"/>
          <w:szCs w:val="24"/>
        </w:rPr>
        <w:instrText xml:space="preserve">ADDIN EN.CITE &lt;EndNote&gt;&lt;Cite&gt;&lt;Author&gt;Krechetov&lt;/Author&gt;&lt;Year&gt;2010&lt;/Year&gt;&lt;RecNum&gt;141&lt;/RecNum&gt;&lt;DisplayText&gt;[14]&lt;/DisplayText&gt;&lt;record&gt;&lt;rec-number&gt;141&lt;/rec-number&gt;&lt;foreign-keys&gt;&lt;key app="EN" db-id="a5zrtwxvhppvt9e9dxnpewrwdasxs2pwvxza" timestamp="1697310944"&gt;141&lt;/key&gt;&lt;/foreign-keys&gt;&lt;ref-type name="Journal Article"&gt;17&lt;/ref-type&gt;&lt;contributors&gt;&lt;authors&gt;&lt;author&gt;Krechetov, A. S.&lt;/author&gt;&lt;author&gt;Goer, D.&lt;/author&gt;&lt;author&gt;Dikeman, K.&lt;/author&gt;&lt;author&gt;Daves, J. L.&lt;/author&gt;&lt;author&gt;Mills, M. D.&lt;/author&gt;&lt;/authors&gt;&lt;/contributors&gt;&lt;auth-address&gt;IntraOp Medical Corp, Sunnyvale, CA, USA. krechet@stanfordalumni.org&lt;/auth-address&gt;&lt;titles&gt;&lt;title&gt;Shielding assessment of a mobile electron accelerator for intra-operative radiotherapy&lt;/title&gt;&lt;secondary-title&gt;J Appl Clin Med Phys&lt;/secondary-title&gt;&lt;/titles&gt;&lt;periodical&gt;&lt;full-title&gt;J Appl Clin Med Phys&lt;/full-title&gt;&lt;/periodical&gt;&lt;pages&gt;3151&lt;/pages&gt;&lt;volume&gt;11&lt;/volume&gt;&lt;number&gt;4&lt;/number&gt;&lt;edition&gt;2010/11/18&lt;/edition&gt;&lt;keywords&gt;&lt;keyword&gt;*Electrons&lt;/keyword&gt;&lt;keyword&gt;Humans&lt;/keyword&gt;&lt;keyword&gt;Intraoperative Period&lt;/keyword&gt;&lt;keyword&gt;Neoplasms/*radiotherapy/surgery&lt;/keyword&gt;&lt;keyword&gt;*Operating Rooms&lt;/keyword&gt;&lt;keyword&gt;*Particle Accelerators&lt;/keyword&gt;&lt;keyword&gt;Radiation Monitoring&lt;/keyword&gt;&lt;keyword&gt;*Radiation Protection&lt;/keyword&gt;&lt;keyword&gt;Radiotherapy Dosage&lt;/keyword&gt;&lt;keyword&gt;Radiotherapy, High-Energy/*instrumentation&lt;/keyword&gt;&lt;/keywords&gt;&lt;dates&gt;&lt;year&gt;2010&lt;/year&gt;&lt;pub-dates&gt;&lt;date&gt;Sep 7&lt;/date&gt;&lt;/pub-dates&gt;&lt;/dates&gt;&lt;isbn&gt;1526-9914 (Electronic)&amp;#xD;1526-9914 (Linking)&lt;/isbn&gt;&lt;accession-num&gt;21081870&lt;/accession-num&gt;&lt;urls&gt;&lt;related-urls&gt;&lt;url&gt;https://www.ncbi.nlm.nih.gov/pubmed/21081870&lt;/url&gt;&lt;/related-urls&gt;&lt;/urls&gt;&lt;custom2&gt;PMC5720408&lt;/custom2&gt;&lt;electronic-resource-num&gt;10.1120/jacmp.v11i4.3151&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[14]</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 xml:space="preserve">Decision making surrounding IOERT dose (typically 7.5-20 Gy) and electron energy depends on the total EBRT dose and the amount of tumor remaining after surgical resection. Prescribed doses are often set to the 90% isodose line. IOERT disadvantages include, but are not limited to, fluid accumulation (such as in the posterior pelvis), which reduces beam penetration, and areas at risk may be too large to be covered within a reasonable treatment field </w:t>
      </w:r>
      <w:r>
        <w:fldChar w:fldCharType="begin"/>
      </w:r>
      <w:r>
        <w:rPr>
          <w:rFonts w:cs="Times New Roman" w:ascii="Times New Roman" w:hAnsi="Times New Roman"/>
          <w:sz w:val="24"/>
          <w:szCs w:val="24"/>
        </w:rPr>
        <w:instrText xml:space="preserve">ADDIN EN.CITE &lt;EndNote&gt;&lt;Cite&gt;&lt;Author&gt;Nag S&lt;/Author&gt;&lt;Year&gt;2011&lt;/Year&gt;&lt;RecNum&gt;144&lt;/RecNum&gt;&lt;DisplayText&gt;[15]&lt;/DisplayText&gt;&lt;record&gt;&lt;rec-number&gt;144&lt;/rec-number&gt;&lt;foreign-keys&gt;&lt;key app="EN" db-id="a5zrtwxvhppvt9e9dxnpewrwdasxs2pwvxza" timestamp="1697784721"&gt;144&lt;/key&gt;&lt;/foreign-keys&gt;&lt;ref-type name="Book Section"&gt;5&lt;/ref-type&gt;&lt;contributors&gt;&lt;authors&gt;&lt;author&gt;Nag S, Willett CG, Gunderson L, et al. &lt;/author&gt;&lt;/authors&gt;&lt;/contributors&gt;&lt;titles&gt;&lt;title&gt;IORT with electron-beam, high-dose-rate brachytherapy or low-KV/electronic brachytherapy: methodological comparisons&lt;/title&gt;&lt;secondary-title&gt;Intraoperative irradiation: techniques and results&lt;/secondary-title&gt;&lt;/titles&gt;&lt;pages&gt;99–115&lt;/pages&gt;&lt;edition&gt;2nd&lt;/edition&gt;&lt;section&gt;6&lt;/section&gt;&lt;dates&gt;&lt;year&gt;2011&lt;/year&gt;&lt;/dates&gt;&lt;pub-location&gt;Totowa, NJ&lt;/pub-location&gt;&lt;publisher&gt;Humana Press&lt;/publisher&gt;&lt;urls&gt;&lt;/urls&gt;&lt;/record&gt;&lt;/Cite&gt;&lt;/EndNote&gt;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[15]</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Gantry and table movements enhance target localization, but some treatment fields remain anatomically inaccessible due to machine limitations. Cylindrical applicators come in various sizes and shapes with different bevel angles (Figure 19.2A). The applicator diameter must be slightly larger than the target diameter. Non-cylindrical applicators also have been developed to address larger and more rectangular targets often encountered in the treatment of extremity and retroperitoneal sarcomas. Once the sterile applicator is positioned over the target and secured to the operating table, the LINAC is moved into position and docked. The Mobetron uses a laser guidance feedback system to achieve soft-docking—the optical and mechanical alignment of the central axis of the LINAC and the applicator without forming a physical connection (Figure 19.2B). If  there is unexpected movement of the patient, applicator, or machine, the decoupled soft-docking process reduces the risk of patient injury. Hard-docking systems, utilized by the Novac 7 and LIAC, directly connect a receptor on the radiation head to a thick-walled clear, plastic applicator. </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&lt;FIG 19-2&gt;</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 xml:space="preserve">Quality assurance (QA) for a mobile IOERT LINAC is similar to that for a stationary LINAC, with a few distinguishing steps. Given the limited window of opportunity to deliver IORT, a careful, systematic, and efficient approach to QA is of the utmost importance. Mobile machines do not have adjustable collimators or bending magnets. Calibration at all electron beam energies determines scatter foil selection and is performed on the day of surgery. Output and docking must be scrutinized. Employing small water phantoms and limiting beam-on time in an unshielded OR improve QA efficiency. The American Association for Physicists in Medicine (AAPM) Radiation Therapy Committee Task Group published a report discussing the differences between stationary and mobile IOERT LINACs as well as recommendations for implementing an IORT program given the unique issues of radiation protection, machine commissioning, and efficient QA </w:t>
      </w:r>
      <w:r>
        <w:fldChar w:fldCharType="begin"/>
      </w:r>
      <w:r>
        <w:rPr>
          <w:rFonts w:cs="Times New Roman" w:ascii="Times New Roman" w:hAnsi="Times New Roman"/>
          <w:sz w:val="24"/>
          <w:szCs w:val="24"/>
        </w:rPr>
        <w:instrText xml:space="preserve">ADDIN EN.CITE &lt;EndNote&gt;&lt;Cite&gt;&lt;Author&gt;Beddar&lt;/Author&gt;&lt;Year&gt;2006&lt;/Year&gt;&lt;RecNum&gt;136&lt;/RecNum&gt;&lt;DisplayText&gt;[16]&lt;/DisplayText&gt;&lt;record&gt;&lt;rec-number&gt;136&lt;/rec-number&gt;&lt;foreign-keys&gt;&lt;key app="EN" db-id="a5zrtwxvhppvt9e9dxnpewrwdasxs2pwvxza" timestamp="1695087512"&gt;136&lt;/key&gt;&lt;/foreign-keys&gt;&lt;ref-type name="Journal Article"&gt;17&lt;/ref-type&gt;&lt;contributors&gt;&lt;authors&gt;&lt;author&gt;Beddar, A. S.&lt;/author&gt;&lt;author&gt;Biggs, P. J.&lt;/author&gt;&lt;author&gt;Chang, S.&lt;/author&gt;&lt;author&gt;Ezzell, G. A.&lt;/author&gt;&lt;author&gt;Faddegon, B. A.&lt;/author&gt;&lt;author&gt;Hensley, F. W.&lt;/author&gt;&lt;author&gt;Mills, M. D.&lt;/author&gt;&lt;/authors&gt;&lt;/contributors&gt;&lt;auth-address&gt;Department of Radiation Physics, Division of Radiation Oncology, Unit 94, The University of Texas M.D. Anderson Cancer Center, Houston, Texas 77030, USA. abeddar@mdanderson.org&lt;/auth-address&gt;&lt;titles&gt;&lt;title&gt;Intraoperative radiation therapy using mobile electron linear accelerators: report of AAPM Radiation Therapy Committee Task Group No. 72&lt;/title&gt;&lt;secondary-title&gt;Med Phys&lt;/secondary-title&gt;&lt;/titles&gt;&lt;periodical&gt;&lt;full-title&gt;Med Phys&lt;/full-title&gt;&lt;/periodical&gt;&lt;pages&gt;1476-89&lt;/pages&gt;&lt;volume&gt;33&lt;/volume&gt;&lt;number&gt;5&lt;/number&gt;&lt;edition&gt;2006/06/07&lt;/edition&gt;&lt;keywords&gt;&lt;keyword&gt;Electrons/*therapeutic use&lt;/keyword&gt;&lt;keyword&gt;International Agencies&lt;/keyword&gt;&lt;keyword&gt;Internationality&lt;/keyword&gt;&lt;keyword&gt;Intraoperative Care/*standards&lt;/keyword&gt;&lt;keyword&gt;Particle Accelerators/*instrumentation/*standards&lt;/keyword&gt;&lt;keyword&gt;*Practice Guidelines as Topic&lt;/keyword&gt;&lt;keyword&gt;Radiation Protection/methods/*standards&lt;/keyword&gt;&lt;keyword&gt;Societies, Medical&lt;/keyword&gt;&lt;/keywords&gt;&lt;dates&gt;&lt;year&gt;2006&lt;/year&gt;&lt;pub-dates&gt;&lt;date&gt;May&lt;/date&gt;&lt;/pub-dates&gt;&lt;/dates&gt;&lt;isbn&gt;0094-2405 (Print)&amp;#xD;0094-2405 (Linking)&lt;/isbn&gt;&lt;accession-num&gt;16752582&lt;/accession-num&gt;&lt;urls&gt;&lt;related-urls&gt;&lt;url&gt;https://www.ncbi.nlm.nih.gov/pubmed/16752582&lt;/url&gt;&lt;/related-urls&gt;&lt;/urls&gt;&lt;electronic-resource-num&gt;10.1118/1.2194447&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[16]</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Reducing uncertainties with treatment calibration and dosimetry (distribution, effect, inhomogeneity) and refining manufacturer documentation and atlases will help standardize IORT procedures and establish its therapeutic benefit </w:t>
      </w:r>
      <w:r>
        <w:fldChar w:fldCharType="begin"/>
      </w:r>
      <w:r>
        <w:rPr>
          <w:rFonts w:cs="Times New Roman" w:ascii="Times New Roman" w:hAnsi="Times New Roman"/>
          <w:sz w:val="24"/>
          <w:szCs w:val="24"/>
        </w:rPr>
        <w:instrText xml:space="preserve">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[11]</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&lt;H2&gt;High-Dose-Rate IORT</w:t>
      </w:r>
    </w:p>
    <w:p>
      <w:pPr>
        <w:pStyle w:val="Normal"/>
        <w:spacing w:lineRule="auto" w:line="480" w:before="0" w:after="0"/>
        <w:rPr>
          <w:rStyle w:val="jpfdse"/>
          <w:rFonts w:ascii="Times New Roman" w:hAnsi="Times New Roman" w:cs="Times New Roman"/>
          <w:color w:val="040C28"/>
          <w:sz w:val="24"/>
          <w:szCs w:val="24"/>
        </w:rPr>
      </w:pPr>
      <w:r>
        <w:rPr>
          <w:rFonts w:cs="Times New Roman" w:ascii="Times New Roman" w:hAnsi="Times New Roman"/>
          <w:sz w:val="24"/>
          <w:szCs w:val="24"/>
        </w:rPr>
        <w:tab/>
        <w:t xml:space="preserve">In the 1960s, IORT using high-dose-rate (HDR) brachytherapy gained traction thanks to the development of the remote afterloader and the HAM applicator. HDR-IORT takes advantage of physically displacing or shielding OARs to deliver a single high dose of radiation to a superficial target. Remote afterloaders direct the source, typically iridium-192, through a small catheter into the patient applicator, which must rigidly secure the catheter yet flexibly conform to the target. The HAM applicator is available in different sizes and can be cut lengthwise in the OR to customize the number of channels needed to cover the target. One of its strengths is physical flexibility, which allows for better conformality along curved surfaces like the pelvis and the ability to treat targets geometrically inaccessible to electrons, such as the anterior pelvis. The downside of HDR-IORT is longer treatment time, which increases surgical risk and OR cost. Also, ORs must be shielded similar to brachytherapy suites. Compared to IOERT dose distributions, those created by HAM applicators are more heterogeneous, which increases risk of hot spots in nerves and in-field normal tissues like the duodenum in unresectable pancreas cancer. These advantages and disadvantages of HDR-IORT with the HAM applicator versus IOERT must be taken into consideration to select the most appropriate IORT technique.      </w:t>
      </w:r>
      <w:r>
        <w:rPr>
          <w:rStyle w:val="jpfdse"/>
          <w:rFonts w:cs="Times New Roman" w:ascii="Times New Roman" w:hAnsi="Times New Roman"/>
          <w:color w:val="040C28"/>
          <w:sz w:val="24"/>
          <w:szCs w:val="24"/>
        </w:rPr>
        <w:tab/>
        <w:t xml:space="preserve">In mid-2022, the AAPM issued an HDR brachytherapy practice guideline presenting the infrastructure necessary to create an afterloader-based HDR brachytherapy program </w:t>
      </w:r>
      <w:r>
        <w:fldChar w:fldCharType="begin"/>
      </w:r>
      <w:r>
        <w:rPr>
          <w:rStyle w:val="jpfdse"/>
          <w:rFonts w:cs="Times New Roman" w:ascii="Times New Roman" w:hAnsi="Times New Roman"/>
          <w:color w:val="040C28"/>
          <w:sz w:val="24"/>
          <w:szCs w:val="24"/>
        </w:rPr>
        <w:instrText xml:space="preserve">ADDIN EN.CITE</w:instrText>
      </w:r>
      <w:r>
        <w:rPr>
          <w:rStyle w:val="jpfdse"/>
          <w:rFonts w:cs="Times New Roman" w:ascii="Times New Roman" w:hAnsi="Times New Roman"/>
          <w:color w:val="040C28"/>
          <w:sz w:val="24"/>
          <w:szCs w:val="24"/>
        </w:rPr>
      </w:r>
      <w:r>
        <w:fldChar w:fldCharType="begin"/>
      </w:r>
      <w:r>
        <w:rPr>
          <w:rStyle w:val="jpfdse"/>
          <w:rFonts w:cs="Times New Roman" w:ascii="Times New Roman" w:hAnsi="Times New Roman"/>
          <w:color w:val="040C28"/>
          <w:sz w:val="24"/>
          <w:szCs w:val="24"/>
        </w:rPr>
        <w:instrText xml:space="preserve">ADDIN EN.CITE.DATA</w:instrTex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t>[17]</w: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t xml:space="preserve">. Two governing bodies, the US-based Nuclear Regulatory Commission (NRC) and the International Atomic Energy Agency (IAEA), have standardized regulations for the safe use of radioactive material (RAM) and nuclear technologies to minimize staff and patient exposure. The report outlines regulatory requirements (RAM licensing, personnel monitoring, shielding, source security, proper transportation, record-keeping), clinical practice recommendations (professional society and manufacturing guidelines), facility specifications (dedicated/shared suites, OR settings, mobile HDR units, kV/CT/MR imaging), and staffing considerations (training, certification, credentialing) </w:t>
      </w:r>
      <w:r>
        <w:fldChar w:fldCharType="begin"/>
      </w:r>
      <w:r>
        <w:rPr>
          <w:rStyle w:val="jpfdse"/>
          <w:rFonts w:cs="Times New Roman" w:ascii="Times New Roman" w:hAnsi="Times New Roman"/>
          <w:color w:val="040C28"/>
          <w:sz w:val="24"/>
          <w:szCs w:val="24"/>
        </w:rPr>
        <w:instrText xml:space="preserve">ADDIN EN.CITE</w:instrText>
      </w:r>
      <w:r>
        <w:rPr>
          <w:rStyle w:val="jpfdse"/>
          <w:rFonts w:cs="Times New Roman" w:ascii="Times New Roman" w:hAnsi="Times New Roman"/>
          <w:color w:val="040C28"/>
          <w:sz w:val="24"/>
          <w:szCs w:val="24"/>
        </w:rPr>
      </w:r>
      <w:r>
        <w:fldChar w:fldCharType="begin"/>
      </w:r>
      <w:r>
        <w:rPr>
          <w:rStyle w:val="jpfdse"/>
          <w:rFonts w:cs="Times New Roman" w:ascii="Times New Roman" w:hAnsi="Times New Roman"/>
          <w:color w:val="040C28"/>
          <w:sz w:val="24"/>
          <w:szCs w:val="24"/>
        </w:rPr>
        <w:instrText xml:space="preserve">ADDIN EN.CITE.DATA</w:instrTex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t>[17]</w: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t xml:space="preserve">. Afterloaders have intrinsic safety features: authorized use with a key and password, emergency switches, storage in a locked cabinet, and rechargeable batteries </w:t>
      </w:r>
      <w:r>
        <w:fldChar w:fldCharType="begin"/>
      </w:r>
      <w:r>
        <w:rPr>
          <w:rStyle w:val="jpfdse"/>
          <w:rFonts w:cs="Times New Roman" w:ascii="Times New Roman" w:hAnsi="Times New Roman"/>
          <w:color w:val="040C28"/>
          <w:sz w:val="24"/>
          <w:szCs w:val="24"/>
        </w:rPr>
        <w:instrText xml:space="preserve">ADDIN EN.CITE &lt;EndNote&gt;&lt;Cite&gt;&lt;Author&gt;Furhang EE&lt;/Author&gt;&lt;Year&gt;2011&lt;/Year&gt;&lt;RecNum&gt;147&lt;/RecNum&gt;&lt;DisplayText&gt;[18]&lt;/DisplayText&gt;&lt;record&gt;&lt;rec-number&gt;147&lt;/rec-number&gt;&lt;foreign-keys&gt;&lt;key app="EN" db-id="a5zrtwxvhppvt9e9dxnpewrwdasxs2pwvxza" timestamp="1698008980"&gt;147&lt;/key&gt;&lt;/foreign-keys&gt;&lt;ref-type name="Book Section"&gt;5&lt;/ref-type&gt;&lt;contributors&gt;&lt;authors&gt;&lt;author&gt;Furhang EE, Sillanpaa JK, Hu KS, et al&lt;/author&gt;&lt;/authors&gt;&lt;secondary-authors&gt;&lt;author&gt;Gunderson L, Willett CG, Calvo F, et al.&lt;/author&gt;&lt;/secondary-authors&gt;&lt;/contributors&gt;&lt;titles&gt;&lt;title&gt;HDR-IORT: physics and techniques&lt;/title&gt;&lt;secondary-title&gt;Intraoperative irradiation: techniques and results&lt;/secondary-title&gt;&lt;/titles&gt;&lt;pages&gt;73–84&lt;/pages&gt;&lt;edition&gt;2nd&lt;/edition&gt;&lt;section&gt;4&lt;/section&gt;&lt;dates&gt;&lt;year&gt;2011&lt;/year&gt;&lt;/dates&gt;&lt;pub-location&gt;Totowa, NJ&lt;/pub-location&gt;&lt;publisher&gt;Humana Press&lt;/publisher&gt;&lt;urls&gt;&lt;/urls&gt;&lt;/record&gt;&lt;/Cite&gt;&lt;/EndNote&gt;</w:instrTex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t>[18]</w: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t xml:space="preserve">. Additionally, source extension has numerous fail-safes. Automatic source retraction occurs when resistance is met, treatment is complete, or the treatment door is opened </w:t>
      </w:r>
      <w:r>
        <w:fldChar w:fldCharType="begin"/>
      </w:r>
      <w:r>
        <w:rPr>
          <w:rStyle w:val="jpfdse"/>
          <w:rFonts w:cs="Times New Roman" w:ascii="Times New Roman" w:hAnsi="Times New Roman"/>
          <w:color w:val="040C28"/>
          <w:sz w:val="24"/>
          <w:szCs w:val="24"/>
        </w:rPr>
        <w:instrText xml:space="preserve">ADDIN EN.CITE &lt;EndNote&gt;&lt;Cite&gt;&lt;Author&gt;Furhang EE&lt;/Author&gt;&lt;Year&gt;2011&lt;/Year&gt;&lt;RecNum&gt;147&lt;/RecNum&gt;&lt;DisplayText&gt;[18]&lt;/DisplayText&gt;&lt;record&gt;&lt;rec-number&gt;147&lt;/rec-number&gt;&lt;foreign-keys&gt;&lt;key app="EN" db-id="a5zrtwxvhppvt9e9dxnpewrwdasxs2pwvxza" timestamp="1698008980"&gt;147&lt;/key&gt;&lt;/foreign-keys&gt;&lt;ref-type name="Book Section"&gt;5&lt;/ref-type&gt;&lt;contributors&gt;&lt;authors&gt;&lt;author&gt;Furhang EE, Sillanpaa JK, Hu KS, et al&lt;/author&gt;&lt;/authors&gt;&lt;secondary-authors&gt;&lt;author&gt;Gunderson L, Willett CG, Calvo F, et al.&lt;/author&gt;&lt;/secondary-authors&gt;&lt;/contributors&gt;&lt;titles&gt;&lt;title&gt;HDR-IORT: physics and techniques&lt;/title&gt;&lt;secondary-title&gt;Intraoperative irradiation: techniques and results&lt;/secondary-title&gt;&lt;/titles&gt;&lt;pages&gt;73–84&lt;/pages&gt;&lt;edition&gt;2nd&lt;/edition&gt;&lt;section&gt;4&lt;/section&gt;&lt;dates&gt;&lt;year&gt;2011&lt;/year&gt;&lt;/dates&gt;&lt;pub-location&gt;Totowa, NJ&lt;/pub-location&gt;&lt;publisher&gt;Humana Press&lt;/publisher&gt;&lt;urls&gt;&lt;/urls&gt;&lt;/record&gt;&lt;/Cite&gt;&lt;/EndNote&gt;</w:instrTex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t>[18]</w: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t xml:space="preserve">. </w:t>
      </w:r>
    </w:p>
    <w:p>
      <w:pPr>
        <w:pStyle w:val="Normal"/>
        <w:spacing w:lineRule="auto" w:line="480" w:before="0" w:after="0"/>
        <w:ind w:firstLine="720"/>
        <w:rPr>
          <w:rFonts w:ascii="Times New Roman" w:hAnsi="Times New Roman" w:cs="Times New Roman"/>
          <w:color w:val="040C28"/>
          <w:sz w:val="24"/>
          <w:szCs w:val="24"/>
        </w:rPr>
      </w:pPr>
      <w:r>
        <w:rPr>
          <w:rStyle w:val="jpfdse"/>
          <w:rFonts w:cs="Times New Roman" w:ascii="Times New Roman" w:hAnsi="Times New Roman"/>
          <w:color w:val="040C28"/>
          <w:sz w:val="24"/>
          <w:szCs w:val="24"/>
        </w:rPr>
        <w:t xml:space="preserve">Quality assurance (QA) for HDR-IORT involves a series of tests to verify the functionality of the remote afterloader, source, applicator, guide tubes, and treatment planning system (TPS). The AAPM recommended frequency of these various tests has been tabulated </w:t>
      </w:r>
      <w:r>
        <w:fldChar w:fldCharType="begin"/>
      </w:r>
      <w:r>
        <w:rPr>
          <w:rStyle w:val="jpfdse"/>
          <w:rFonts w:cs="Times New Roman" w:ascii="Times New Roman" w:hAnsi="Times New Roman"/>
          <w:color w:val="040C28"/>
          <w:sz w:val="24"/>
          <w:szCs w:val="24"/>
        </w:rPr>
        <w:instrText xml:space="preserve">ADDIN EN.CITE</w:instrText>
      </w:r>
      <w:r>
        <w:rPr>
          <w:rStyle w:val="jpfdse"/>
          <w:rFonts w:cs="Times New Roman" w:ascii="Times New Roman" w:hAnsi="Times New Roman"/>
          <w:color w:val="040C28"/>
          <w:sz w:val="24"/>
          <w:szCs w:val="24"/>
        </w:rPr>
      </w:r>
      <w:r>
        <w:fldChar w:fldCharType="begin"/>
      </w:r>
      <w:r>
        <w:rPr>
          <w:rStyle w:val="jpfdse"/>
          <w:rFonts w:cs="Times New Roman" w:ascii="Times New Roman" w:hAnsi="Times New Roman"/>
          <w:color w:val="040C28"/>
          <w:sz w:val="24"/>
          <w:szCs w:val="24"/>
        </w:rPr>
        <w:instrText xml:space="preserve">ADDIN EN.CITE.DATA</w:instrTex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t>[17]</w: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t xml:space="preserve">. Within 24 hours of an HDR-IORT procedure, a systematic checklist of tasks must be completed. The afterloader/source QA checks (1) source strength, positioning, and retractability, (2) door interlocks, (3) audiovisual monitoring and emergency response, (4) catheter connections, (5) calibration equipment, and (6) communication between console and treatment planning system </w:t>
      </w:r>
      <w:r>
        <w:fldChar w:fldCharType="begin"/>
      </w:r>
      <w:r>
        <w:rPr>
          <w:rStyle w:val="jpfdse"/>
          <w:rFonts w:cs="Times New Roman" w:ascii="Times New Roman" w:hAnsi="Times New Roman"/>
          <w:color w:val="040C28"/>
          <w:sz w:val="24"/>
          <w:szCs w:val="24"/>
        </w:rPr>
        <w:instrText xml:space="preserve">ADDIN EN.CITE</w:instrText>
      </w:r>
      <w:r>
        <w:rPr>
          <w:rStyle w:val="jpfdse"/>
          <w:rFonts w:cs="Times New Roman" w:ascii="Times New Roman" w:hAnsi="Times New Roman"/>
          <w:color w:val="040C28"/>
          <w:sz w:val="24"/>
          <w:szCs w:val="24"/>
        </w:rPr>
      </w:r>
      <w:r>
        <w:fldChar w:fldCharType="begin"/>
      </w:r>
      <w:r>
        <w:rPr>
          <w:rStyle w:val="jpfdse"/>
          <w:rFonts w:cs="Times New Roman" w:ascii="Times New Roman" w:hAnsi="Times New Roman"/>
          <w:color w:val="040C28"/>
          <w:sz w:val="24"/>
          <w:szCs w:val="24"/>
        </w:rPr>
        <w:instrText xml:space="preserve">ADDIN EN.CITE.DATA</w:instrTex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fldChar w:fldCharType="separate"/>
      </w:r>
      <w:r>
        <w:rPr>
          <w:rStyle w:val="jpfdse"/>
          <w:rFonts w:cs="Times New Roman" w:ascii="Times New Roman" w:hAnsi="Times New Roman"/>
          <w:color w:val="040C28"/>
          <w:sz w:val="24"/>
          <w:szCs w:val="24"/>
        </w:rPr>
        <w:t>[17]</w:t>
      </w:r>
      <w:r>
        <w:rPr>
          <w:rStyle w:val="jpfdse"/>
          <w:rFonts w:cs="Times New Roman" w:ascii="Times New Roman" w:hAnsi="Times New Roman"/>
          <w:color w:val="040C28"/>
          <w:sz w:val="24"/>
          <w:szCs w:val="24"/>
        </w:rPr>
      </w:r>
      <w:r>
        <w:rPr>
          <w:rStyle w:val="jpfdse"/>
          <w:rFonts w:cs="Times New Roman" w:ascii="Times New Roman" w:hAnsi="Times New Roman"/>
          <w:color w:val="040C28"/>
          <w:sz w:val="24"/>
          <w:szCs w:val="24"/>
        </w:rPr>
        <w:fldChar w:fldCharType="end"/>
      </w:r>
      <w:r>
        <w:rPr>
          <w:rStyle w:val="jpfdse"/>
          <w:rFonts w:cs="Times New Roman" w:ascii="Times New Roman" w:hAnsi="Times New Roman"/>
          <w:color w:val="040C28"/>
          <w:sz w:val="24"/>
          <w:szCs w:val="24"/>
        </w:rPr>
        <w:t xml:space="preserve">. The length and integrity of applicator and guide tube connections must be visually inspected before each treatment. Lastly, before adopting a new modification or software update to the HDR-IORT process, a comprehensive dry-run is warranted. </w:t>
      </w:r>
      <w:r>
        <w:rPr>
          <w:rFonts w:cs="Times New Roman" w:ascii="Times New Roman" w:hAnsi="Times New Roman"/>
          <w:sz w:val="24"/>
          <w:szCs w:val="24"/>
        </w:rPr>
        <w:t xml:space="preserve">A more in-depth review of the physics, biology, and clinical applications of low-dose and high-dose rate brachytherapy will be covered in subsequent chapters. </w:t>
      </w:r>
    </w:p>
    <w:p>
      <w:pPr>
        <w:pStyle w:val="Normal"/>
        <w:spacing w:lineRule="auto" w:line="480" w:before="0" w:after="0"/>
        <w:rPr>
          <w:rFonts w:ascii="Times New Roman" w:hAnsi="Times New Roman" w:cs="Times New Roman"/>
          <w:i/>
          <w:iCs/>
          <w:color w:val="222222"/>
          <w:sz w:val="24"/>
          <w:szCs w:val="24"/>
          <w:shd w:fill="FFFFFF" w:val="clear"/>
        </w:rPr>
      </w:pPr>
      <w:r>
        <w:rPr>
          <w:rFonts w:cs="Times New Roman" w:ascii="Times New Roman" w:hAnsi="Times New Roman"/>
          <w:i/>
          <w:iCs/>
          <w:color w:val="222222"/>
          <w:sz w:val="24"/>
          <w:szCs w:val="24"/>
          <w:shd w:fill="FFFFFF" w:val="clear"/>
        </w:rPr>
        <w:t>&lt;H2&gt;Low kV-IORT and Electronic Brachytherapy</w:t>
      </w:r>
    </w:p>
    <w:p>
      <w:pPr>
        <w:pStyle w:val="Normal"/>
        <w:spacing w:lineRule="auto" w:line="480" w:before="0" w:after="0"/>
        <w:ind w:firstLine="720"/>
        <w:rPr>
          <w:rFonts w:ascii="Times New Roman" w:hAnsi="Times New Roman" w:cs="Times New Roman"/>
          <w:iCs/>
          <w:color w:val="222222"/>
          <w:sz w:val="24"/>
          <w:szCs w:val="24"/>
          <w:shd w:fill="FFFFFF" w:val="clear"/>
        </w:rPr>
      </w:pPr>
      <w:r>
        <w:rPr>
          <w:rFonts w:cs="Times New Roman" w:ascii="Times New Roman" w:hAnsi="Times New Roman"/>
          <w:iCs/>
          <w:color w:val="222222"/>
          <w:sz w:val="24"/>
          <w:szCs w:val="24"/>
          <w:shd w:fill="FFFFFF" w:val="clear"/>
        </w:rPr>
        <w:t xml:space="preserve">Two IORT devices—the Zeiss Intrabeam and the Xoft Axxent—have been developed using low-energy X-rays (30-50 keV) in an unshielded OR. The minimal radiation protection requirements make these technologies appealing treatment modalities. The inherent steep dose gradient of low-energy X-rays minimizes normal tissue toxicity. Tungsten shields and wet gauze are used to protect normal tissue. The Zeiss Intrabeam system was introduced in the late 1990s and accelerates electrons down a miniature tube to hit a hemispheric gold target, producing an isotropic X-ray distribution. The unit is small, lightweight, and maneuverable. Meanwhile, the Xoft Axxent electronic brachytherapy has been in clinical use since 2008 and employs a microminiature tube and a Wolfram target. Its water-cooling system and heavier filtration enable higher dose rates and quicker dose fall-off. The Axxent can perform </w:t>
      </w:r>
      <w:r>
        <w:rPr>
          <w:rFonts w:cs="Times New Roman" w:ascii="Times New Roman" w:hAnsi="Times New Roman"/>
          <w:iCs/>
          <w:color w:val="222222"/>
          <w:sz w:val="24"/>
          <w:szCs w:val="24"/>
          <w:shd w:fill="FFFFFF" w:val="clear"/>
          <w:vertAlign w:val="superscript"/>
        </w:rPr>
        <w:t>192</w:t>
      </w:r>
      <w:r>
        <w:rPr>
          <w:rFonts w:cs="Times New Roman" w:ascii="Times New Roman" w:hAnsi="Times New Roman"/>
          <w:iCs/>
          <w:color w:val="222222"/>
          <w:sz w:val="24"/>
          <w:szCs w:val="24"/>
          <w:shd w:fill="FFFFFF" w:val="clear"/>
        </w:rPr>
        <w:t xml:space="preserve">Ir HDR brachytherapy. Source lifetime is over 10 years and about 2.5 hours for Intrabeam and Xoft Axxent systems, respectively </w:t>
      </w:r>
      <w:r>
        <w:fldChar w:fldCharType="begin"/>
      </w:r>
      <w:r>
        <w:rPr>
          <w:rFonts w:cs="Times New Roman" w:ascii="Times New Roman" w:hAnsi="Times New Roman"/>
          <w:iCs/>
          <w:color w:val="222222"/>
          <w:sz w:val="24"/>
          <w:szCs w:val="24"/>
          <w:shd w:fill="FFFFFF" w:val="clear"/>
        </w:rPr>
        <w:instrText xml:space="preserve">ADDIN EN.CITE &lt;EndNote&gt;&lt;Cite&gt;&lt;Author&gt;Kraus-Tiefenbacher&lt;/Author&gt;&lt;Year&gt;2011&lt;/Year&gt;&lt;RecNum&gt;150&lt;/RecNum&gt;&lt;DisplayText&gt;[19]&lt;/DisplayText&gt;&lt;record&gt;&lt;rec-number&gt;150&lt;/rec-number&gt;&lt;foreign-keys&gt;&lt;key app="EN" db-id="a5zrtwxvhppvt9e9dxnpewrwdasxs2pwvxza" timestamp="1698116455"&gt;150&lt;/key&gt;&lt;/foreign-keys&gt;&lt;ref-type name="Book Section"&gt;5&lt;/ref-type&gt;&lt;contributors&gt;&lt;authors&gt;&lt;author&gt;Kraus-Tiefenbacher, U, Biggs, P, Vaidya, J, et al &lt;/author&gt;&lt;/authors&gt;&lt;secondary-authors&gt;&lt;author&gt;Gunderson L, Willett CG, Calvo F, et al.&lt;/author&gt;&lt;/secondary-authors&gt;&lt;/contributors&gt;&lt;titles&gt;&lt;title&gt;Electronic Brachytherapy / Low KV-IORT: Physics and Techniques&lt;/title&gt;&lt;secondary-title&gt;Intraoperative irradiation: techniques and results&lt;/secondary-title&gt;&lt;/titles&gt;&lt;pages&gt;85-98&lt;/pages&gt;&lt;edition&gt;2nd&lt;/edition&gt;&lt;section&gt;5&lt;/section&gt;&lt;dates&gt;&lt;year&gt;2011&lt;/year&gt;&lt;/dates&gt;&lt;pub-location&gt;Totowa, NJ&lt;/pub-location&gt;&lt;publisher&gt;Humana Press&lt;/publisher&gt;&lt;urls&gt;&lt;/urls&gt;&lt;/record&gt;&lt;/Cite&gt;&lt;/EndNote&gt;</w:instrText>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fldChar w:fldCharType="separate"/>
      </w:r>
      <w:r>
        <w:rPr>
          <w:rFonts w:cs="Times New Roman" w:ascii="Times New Roman" w:hAnsi="Times New Roman"/>
          <w:iCs/>
          <w:color w:val="222222"/>
          <w:sz w:val="24"/>
          <w:szCs w:val="24"/>
          <w:shd w:fill="FFFFFF" w:val="clear"/>
        </w:rPr>
        <w:t>[19]</w:t>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fldChar w:fldCharType="end"/>
      </w:r>
      <w:r>
        <w:rPr>
          <w:rFonts w:cs="Times New Roman" w:ascii="Times New Roman" w:hAnsi="Times New Roman"/>
          <w:iCs/>
          <w:color w:val="222222"/>
          <w:sz w:val="24"/>
          <w:szCs w:val="24"/>
          <w:shd w:fill="FFFFFF" w:val="clear"/>
        </w:rPr>
        <w:t xml:space="preserve">. More frequent source replacement necessitates new calibration and quality assurance.  </w:t>
      </w:r>
    </w:p>
    <w:p>
      <w:pPr>
        <w:pStyle w:val="Normal"/>
        <w:spacing w:lineRule="auto" w:line="480" w:before="0" w:after="0"/>
        <w:ind w:firstLine="720"/>
        <w:rPr>
          <w:rFonts w:ascii="Times New Roman" w:hAnsi="Times New Roman" w:cs="Times New Roman"/>
          <w:iCs/>
          <w:color w:val="222222"/>
          <w:sz w:val="24"/>
          <w:szCs w:val="24"/>
          <w:shd w:fill="FFFFFF" w:val="clear"/>
        </w:rPr>
      </w:pPr>
      <w:r>
        <w:rPr>
          <w:rFonts w:cs="Times New Roman" w:ascii="Times New Roman" w:hAnsi="Times New Roman"/>
          <w:iCs/>
          <w:color w:val="222222"/>
          <w:sz w:val="24"/>
          <w:szCs w:val="24"/>
          <w:shd w:fill="FFFFFF" w:val="clear"/>
        </w:rPr>
        <w:t xml:space="preserve">The Intrabeam uses a source centered within a solid, 1.5- to 5-cm-diameter spherical applicator, which produces a homogenous surface dose. The Axxent system utilizes three applicator types: 3- to 6-cm-diameter spherical or 5- to 7-cm-diameter ellipsoidal inflatable balloons, 2- to 3.5-cm-diameter vaginal cylinders, and skin applicators </w:t>
      </w:r>
      <w:r>
        <w:fldChar w:fldCharType="begin"/>
      </w:r>
      <w:r>
        <w:rPr>
          <w:rFonts w:cs="Times New Roman" w:ascii="Times New Roman" w:hAnsi="Times New Roman"/>
          <w:iCs/>
          <w:color w:val="222222"/>
          <w:sz w:val="24"/>
          <w:szCs w:val="24"/>
          <w:shd w:fill="FFFFFF" w:val="clear"/>
        </w:rPr>
        <w:instrText xml:space="preserve">ADDIN EN.CITE &lt;EndNote&gt;&lt;Cite&gt;&lt;Author&gt;Hensley&lt;/Author&gt;&lt;Year&gt;2017&lt;/Year&gt;&lt;RecNum&gt;133&lt;/RecNum&gt;&lt;DisplayText&gt;[11]&lt;/DisplayText&gt;&lt;record&gt;&lt;rec-number&gt;133&lt;/rec-number&gt;&lt;foreign-keys&gt;&lt;key app="EN" db-id="a5zrtwxvhppvt9e9dxnpewrwdasxs2pwvxza" timestamp="1695082710"&gt;133&lt;/key&gt;&lt;/foreign-keys&gt;&lt;ref-type name="Journal Article"&gt;17&lt;/ref-type&gt;&lt;contributors&gt;&lt;authors&gt;&lt;author&gt;Hensley, F. W.&lt;/author&gt;&lt;/authors&gt;&lt;/contributors&gt;&lt;auth-address&gt;Department of Radiation Oncology, University Hospital of Heidelberg, Im Neuenheimer Feld 400, 69120, Heidelberg, Germany. frank.hensley@gmx.de.&amp;#xD;, Present address: Birkenweg 35, 69221, Dossenheim, Germany. frank.hensley@gmx.de.&lt;/auth-address&gt;&lt;titles&gt;&lt;title&gt;Present state and issues in IORT Physics&lt;/title&gt;&lt;secondary-title&gt;Radiat Oncol&lt;/secondary-title&gt;&lt;/titles&gt;&lt;periodical&gt;&lt;full-title&gt;Radiat Oncol&lt;/full-title&gt;&lt;/periodical&gt;&lt;pages&gt;37&lt;/pages&gt;&lt;volume&gt;12&lt;/volume&gt;&lt;number&gt;1&lt;/number&gt;&lt;edition&gt;2017/02/15&lt;/edition&gt;&lt;keywords&gt;&lt;keyword&gt;Humans&lt;/keyword&gt;&lt;keyword&gt;Intraoperative Period&lt;/keyword&gt;&lt;keyword&gt;Radiation Oncology/*methods/*trends&lt;/keyword&gt;&lt;keyword&gt;Radiotherapy/*methods/*trends&lt;/keyword&gt;&lt;keyword&gt;Radiotherapy Dosage&lt;/keyword&gt;&lt;/keywords&gt;&lt;dates&gt;&lt;year&gt;2017&lt;/year&gt;&lt;pub-dates&gt;&lt;date&gt;Jan 27&lt;/date&gt;&lt;/pub-dates&gt;&lt;/dates&gt;&lt;isbn&gt;1748-717X (Electronic)&amp;#xD;1748-717X (Linking)&lt;/isbn&gt;&lt;accession-num&gt;28193241&lt;/accession-num&gt;&lt;urls&gt;&lt;related-urls&gt;&lt;url&gt;https://www.ncbi.nlm.nih.gov/pubmed/28193241&lt;/url&gt;&lt;/related-urls&gt;&lt;/urls&gt;&lt;custom2&gt;PMC5307769&lt;/custom2&gt;&lt;electronic-resource-num&gt;10.1186/s13014-016-0754-z&lt;/electronic-resource-num&gt;&lt;/record&gt;&lt;/Cite&gt;&lt;/EndNote&gt;</w:instrText>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fldChar w:fldCharType="separate"/>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t>[11]</w:t>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fldChar w:fldCharType="end"/>
      </w:r>
      <w:r>
        <w:rPr>
          <w:rFonts w:cs="Times New Roman" w:ascii="Times New Roman" w:hAnsi="Times New Roman"/>
          <w:iCs/>
          <w:color w:val="222222"/>
          <w:sz w:val="24"/>
          <w:szCs w:val="24"/>
          <w:shd w:fill="FFFFFF" w:val="clear"/>
        </w:rPr>
        <w:t xml:space="preserve">. Spherical and balloon applicators must closely adhere to the surgical cavity. Dose is prescribed to the spherical applicator surface and steep dose gradients allow for lower exposure to surrounding normal tissues. The multiple channels in balloon applicators enhance dose distribution and enable treatment of asymmetrical targets. By using low-energy radiation, these portable IORT units can be safely operated in unshielded operating rooms. Poor tissue penetration, which limits depth of treatment and restricts clinical application, is a major disadvantage to low energy radiation. Both systems have safety features involving on/off status indicators, emergency switches, and realtime output dose monitoring. Intrabeam/Axxent commissioning, calibration, and quality assurance processes have been summarized </w:t>
      </w:r>
      <w:r>
        <w:fldChar w:fldCharType="begin"/>
      </w:r>
      <w:r>
        <w:rPr>
          <w:rFonts w:cs="Times New Roman" w:ascii="Times New Roman" w:hAnsi="Times New Roman"/>
          <w:iCs/>
          <w:color w:val="222222"/>
          <w:sz w:val="24"/>
          <w:szCs w:val="24"/>
          <w:shd w:fill="FFFFFF" w:val="clear"/>
        </w:rPr>
        <w:instrText xml:space="preserve">ADDIN EN.CITE</w:instrText>
      </w:r>
      <w:r>
        <w:rPr>
          <w:rFonts w:cs="Times New Roman" w:ascii="Times New Roman" w:hAnsi="Times New Roman"/>
          <w:iCs/>
          <w:color w:val="222222"/>
          <w:sz w:val="24"/>
          <w:szCs w:val="24"/>
          <w:shd w:fill="FFFFFF" w:val="clear"/>
        </w:rPr>
      </w:r>
      <w:r>
        <w:fldChar w:fldCharType="begin"/>
      </w:r>
      <w:r>
        <w:rPr>
          <w:rFonts w:cs="Times New Roman" w:ascii="Times New Roman" w:hAnsi="Times New Roman"/>
          <w:iCs/>
          <w:color w:val="222222"/>
          <w:sz w:val="24"/>
          <w:szCs w:val="24"/>
          <w:shd w:fill="FFFFFF" w:val="clear"/>
        </w:rPr>
        <w:instrText xml:space="preserve">ADDIN EN.CITE.DATA</w:instrText>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fldChar w:fldCharType="separate"/>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fldChar w:fldCharType="end"/>
      </w:r>
      <w:r>
        <w:rPr>
          <w:rFonts w:cs="Times New Roman" w:ascii="Times New Roman" w:hAnsi="Times New Roman"/>
          <w:iCs/>
          <w:color w:val="222222"/>
          <w:sz w:val="24"/>
          <w:szCs w:val="24"/>
          <w:shd w:fill="FFFFFF" w:val="clear"/>
        </w:rPr>
        <w:fldChar w:fldCharType="separate"/>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t>[11, 19]</w:t>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fldChar w:fldCharType="end"/>
      </w:r>
      <w:r>
        <w:rPr>
          <w:rFonts w:cs="Times New Roman" w:ascii="Times New Roman" w:hAnsi="Times New Roman"/>
          <w:iCs/>
          <w:color w:val="222222"/>
          <w:sz w:val="24"/>
          <w:szCs w:val="24"/>
          <w:shd w:fill="FFFFFF" w:val="clear"/>
        </w:rPr>
        <w:t xml:space="preserve">. Nag et al. compared IOERT, HDR-brachytherapy, and low-kV X-rays in regard to treatment field size and timing, the rationale for IORT multimodality, as well as the potential advantages and disadvantages </w:t>
      </w:r>
      <w:r>
        <w:fldChar w:fldCharType="begin"/>
      </w:r>
      <w:r>
        <w:rPr>
          <w:rFonts w:cs="Times New Roman" w:ascii="Times New Roman" w:hAnsi="Times New Roman"/>
          <w:iCs/>
          <w:color w:val="222222"/>
          <w:sz w:val="24"/>
          <w:szCs w:val="24"/>
          <w:shd w:fill="FFFFFF" w:val="clear"/>
        </w:rPr>
        <w:instrText xml:space="preserve">ADDIN EN.CITE &lt;EndNote&gt;&lt;Cite&gt;&lt;Author&gt;Nag S&lt;/Author&gt;&lt;Year&gt;2011&lt;/Year&gt;&lt;RecNum&gt;144&lt;/RecNum&gt;&lt;DisplayText&gt;[15]&lt;/DisplayText&gt;&lt;record&gt;&lt;rec-number&gt;144&lt;/rec-number&gt;&lt;foreign-keys&gt;&lt;key app="EN" db-id="a5zrtwxvhppvt9e9dxnpewrwdasxs2pwvxza" timestamp="1697784721"&gt;144&lt;/key&gt;&lt;/foreign-keys&gt;&lt;ref-type name="Book Section"&gt;5&lt;/ref-type&gt;&lt;contributors&gt;&lt;authors&gt;&lt;author&gt;Nag S, Willett CG, Gunderson L, et al. &lt;/author&gt;&lt;/authors&gt;&lt;/contributors&gt;&lt;titles&gt;&lt;title&gt;IORT with electron-beam, high-dose-rate brachytherapy or low-KV/electronic brachytherapy: methodological comparisons&lt;/title&gt;&lt;secondary-title&gt;Intraoperative irradiation: techniques and results&lt;/secondary-title&gt;&lt;/titles&gt;&lt;pages&gt;99–115&lt;/pages&gt;&lt;edition&gt;2nd&lt;/edition&gt;&lt;section&gt;6&lt;/section&gt;&lt;dates&gt;&lt;year&gt;2011&lt;/year&gt;&lt;/dates&gt;&lt;pub-location&gt;Totowa, NJ&lt;/pub-location&gt;&lt;publisher&gt;Humana Press&lt;/publisher&gt;&lt;urls&gt;&lt;/urls&gt;&lt;/record&gt;&lt;/Cite&gt;&lt;/EndNote&gt;</w:instrText>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fldChar w:fldCharType="separate"/>
      </w:r>
      <w:r>
        <w:rPr>
          <w:rFonts w:cs="Times New Roman" w:ascii="Times New Roman" w:hAnsi="Times New Roman"/>
          <w:iCs/>
          <w:color w:val="222222"/>
          <w:sz w:val="24"/>
          <w:szCs w:val="24"/>
          <w:shd w:fill="FFFFFF" w:val="clear"/>
        </w:rPr>
        <w:t>[15]</w:t>
      </w:r>
      <w:r>
        <w:rPr>
          <w:rFonts w:cs="Times New Roman" w:ascii="Times New Roman" w:hAnsi="Times New Roman"/>
          <w:iCs/>
          <w:color w:val="222222"/>
          <w:sz w:val="24"/>
          <w:szCs w:val="24"/>
          <w:shd w:fill="FFFFFF" w:val="clear"/>
        </w:rPr>
      </w:r>
      <w:r>
        <w:rPr>
          <w:rFonts w:cs="Times New Roman" w:ascii="Times New Roman" w:hAnsi="Times New Roman"/>
          <w:iCs/>
          <w:color w:val="222222"/>
          <w:sz w:val="24"/>
          <w:szCs w:val="24"/>
          <w:shd w:fill="FFFFFF" w:val="clear"/>
        </w:rPr>
        <w:fldChar w:fldCharType="end"/>
      </w:r>
      <w:r>
        <w:rPr>
          <w:rFonts w:cs="Times New Roman" w:ascii="Times New Roman" w:hAnsi="Times New Roman"/>
          <w:iCs/>
          <w:color w:val="222222"/>
          <w:sz w:val="24"/>
          <w:szCs w:val="24"/>
          <w:shd w:fill="FFFFFF" w:val="clear"/>
        </w:rPr>
        <w:t xml:space="preserve">.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 xml:space="preserve">&lt;H1&gt;Evidence by Disease Site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 xml:space="preserve">&lt;H2&gt;Breast Cancer </w:t>
      </w:r>
    </w:p>
    <w:p>
      <w:pPr>
        <w:pStyle w:val="Normal"/>
        <w:spacing w:lineRule="auto" w:line="480" w:before="0" w:after="0"/>
        <w:ind w:firstLine="720"/>
        <w:rPr>
          <w:rFonts w:ascii="Times New Roman" w:hAnsi="Times New Roman" w:cs="Times New Roman"/>
          <w:color w:themeColor="text1" w:val="000000"/>
          <w:sz w:val="24"/>
          <w:szCs w:val="24"/>
          <w:shd w:fill="FFFFFF" w:val="clear"/>
        </w:rPr>
      </w:pPr>
      <w:r>
        <w:rPr>
          <w:rFonts w:cs="Times New Roman" w:ascii="Times New Roman" w:hAnsi="Times New Roman"/>
          <w:sz w:val="24"/>
          <w:szCs w:val="24"/>
        </w:rPr>
        <w:t xml:space="preserve">Three IORT studies investigated the contemporary trend of de-escalating treatment time and treated breast volume—known as accelerated partial breast irradiation (APBI)—in patients with early-stage breast cancer. Key findings from these trials are summarized in Table 19.1.Two randomized phase III equivalence trials (ELIOT and </w:t>
      </w:r>
      <w:r>
        <w:rPr>
          <w:rFonts w:cs="Times New Roman" w:ascii="Times New Roman" w:hAnsi="Times New Roman"/>
          <w:color w:val="000000"/>
          <w:sz w:val="24"/>
          <w:szCs w:val="24"/>
        </w:rPr>
        <w:t>NSABP B-39/RTOG 0413)</w:t>
      </w:r>
      <w:r>
        <w:rPr>
          <w:rFonts w:cs="Times New Roman" w:ascii="Times New Roman" w:hAnsi="Times New Roman"/>
          <w:sz w:val="24"/>
          <w:szCs w:val="24"/>
        </w:rPr>
        <w:t xml:space="preserve"> demonstrated  that post-lumpectomy APBI and whole breast irradiation (WBI) were not equivalent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[20, 21]</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In the ELIOT trial, patients who received IOERT experienced higher rates of ipsilateral breast tumor recurrence (IBTR) and no difference in overall survival (OS)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[20]</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The ELIOT trial had the longest follow-up among all randomized APBI studies and showed IOERT may be used for select patients at low risk of IBTR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[20]</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w:t>
      </w:r>
      <w:r>
        <w:rPr>
          <w:rFonts w:cs="Times New Roman" w:ascii="Times New Roman" w:hAnsi="Times New Roman"/>
          <w:color w:val="000000"/>
          <w:sz w:val="24"/>
          <w:szCs w:val="24"/>
        </w:rPr>
        <w:t xml:space="preserve">NSABP B-39/RTOG 0413 had a large heterogeneous patient population, included multiple APBI techniques not only IORT, and favored post-lumpectomy WBI over APBI; however, the 10-year IBTR absolute difference between WBI and APBI was less than 1%—suggesting APBI may be an acceptable alternative </w:t>
      </w:r>
      <w:r>
        <w:fldChar w:fldCharType="begin"/>
      </w:r>
      <w:r>
        <w:rPr>
          <w:rFonts w:cs="Times New Roman" w:ascii="Times New Roman" w:hAnsi="Times New Roman"/>
          <w:color w:val="000000"/>
          <w:sz w:val="24"/>
          <w:szCs w:val="24"/>
        </w:rPr>
        <w:instrText xml:space="preserve">ADDIN EN.CITE</w:instrText>
      </w:r>
      <w:r>
        <w:rPr>
          <w:rFonts w:cs="Times New Roman" w:ascii="Times New Roman" w:hAnsi="Times New Roman"/>
          <w:color w:val="000000"/>
          <w:sz w:val="24"/>
          <w:szCs w:val="24"/>
        </w:rPr>
      </w:r>
      <w:r>
        <w:fldChar w:fldCharType="begin"/>
      </w:r>
      <w:r>
        <w:rPr>
          <w:rFonts w:cs="Times New Roman" w:ascii="Times New Roman" w:hAnsi="Times New Roman"/>
          <w:color w:val="000000"/>
          <w:sz w:val="24"/>
          <w:szCs w:val="24"/>
        </w:rPr>
        <w:instrText xml:space="preserve">ADDIN EN.CITE.DATA</w:instrText>
      </w:r>
      <w:r>
        <w:rPr>
          <w:rFonts w:cs="Times New Roman" w:ascii="Times New Roman" w:hAnsi="Times New Roman"/>
          <w:color w:val="000000"/>
          <w:sz w:val="24"/>
          <w:szCs w:val="24"/>
        </w:rPr>
      </w:r>
      <w:r>
        <w:rPr>
          <w:rFonts w:cs="Times New Roman" w:ascii="Times New Roman" w:hAnsi="Times New Roman"/>
          <w:color w:val="000000"/>
          <w:sz w:val="24"/>
          <w:szCs w:val="24"/>
        </w:rPr>
        <w:fldChar w:fldCharType="separate"/>
      </w:r>
      <w:r>
        <w:rPr>
          <w:rFonts w:cs="Times New Roman" w:ascii="Times New Roman" w:hAnsi="Times New Roman"/>
          <w:color w:val="000000"/>
          <w:sz w:val="24"/>
          <w:szCs w:val="24"/>
        </w:rPr>
      </w:r>
      <w:r>
        <w:rPr>
          <w:rFonts w:cs="Times New Roman" w:ascii="Times New Roman" w:hAnsi="Times New Roman"/>
          <w:color w:val="000000"/>
          <w:sz w:val="24"/>
          <w:szCs w:val="24"/>
        </w:rPr>
      </w:r>
      <w:r>
        <w:rPr>
          <w:rFonts w:cs="Times New Roman" w:ascii="Times New Roman" w:hAnsi="Times New Roman"/>
          <w:color w:val="000000"/>
          <w:sz w:val="24"/>
          <w:szCs w:val="24"/>
        </w:rPr>
        <w:fldChar w:fldCharType="end"/>
      </w:r>
      <w:r>
        <w:rPr>
          <w:rFonts w:cs="Times New Roman" w:ascii="Times New Roman" w:hAnsi="Times New Roman"/>
          <w:color w:val="000000"/>
          <w:sz w:val="24"/>
          <w:szCs w:val="24"/>
        </w:rPr>
        <w:fldChar w:fldCharType="separate"/>
      </w:r>
      <w:r>
        <w:rPr>
          <w:rFonts w:cs="Times New Roman" w:ascii="Times New Roman" w:hAnsi="Times New Roman"/>
          <w:color w:val="000000"/>
          <w:sz w:val="24"/>
          <w:szCs w:val="24"/>
        </w:rPr>
      </w:r>
      <w:r>
        <w:rPr>
          <w:rFonts w:cs="Times New Roman" w:ascii="Times New Roman" w:hAnsi="Times New Roman"/>
          <w:color w:val="000000"/>
          <w:sz w:val="24"/>
          <w:szCs w:val="24"/>
        </w:rPr>
        <w:t>[21]</w:t>
      </w:r>
      <w:r>
        <w:rPr>
          <w:rFonts w:cs="Times New Roman" w:ascii="Times New Roman" w:hAnsi="Times New Roman"/>
          <w:color w:val="000000"/>
          <w:sz w:val="24"/>
          <w:szCs w:val="24"/>
        </w:rPr>
      </w:r>
      <w:r>
        <w:rPr>
          <w:rFonts w:cs="Times New Roman" w:ascii="Times New Roman" w:hAnsi="Times New Roman"/>
          <w:color w:val="000000"/>
          <w:sz w:val="24"/>
          <w:szCs w:val="24"/>
        </w:rPr>
        <w:fldChar w:fldCharType="end"/>
      </w:r>
      <w:r>
        <w:rPr>
          <w:rFonts w:cs="Times New Roman" w:ascii="Times New Roman" w:hAnsi="Times New Roman"/>
          <w:color w:val="000000"/>
          <w:sz w:val="24"/>
          <w:szCs w:val="24"/>
        </w:rPr>
        <w:t xml:space="preserve">. </w:t>
      </w:r>
      <w:r>
        <w:rPr>
          <w:rFonts w:cs="Times New Roman" w:ascii="Times New Roman" w:hAnsi="Times New Roman"/>
          <w:sz w:val="24"/>
          <w:szCs w:val="24"/>
        </w:rPr>
        <w:t xml:space="preserve">One additional randomized phase III trial concluded APBI was non-inferior to WBI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[22, 23]</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Risk-adapted single dose 50 kV photon targeted IORT delivered via spherical applicator to the tumor bed at the time of breast-conserving surgery was found to be a suitable alternative to EBRT with similar 5-year local control and survival outcomes, and reduced non-breast cancer mortality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[22, 23]</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Taken together, these three trials had mixed results, suggesting partial-breast IORT may be used in carefully selected patients. The results of two completed phase III trials conducted in Italy (</w:t>
      </w:r>
      <w:r>
        <w:rPr>
          <w:rFonts w:cs="Times New Roman" w:ascii="Times New Roman" w:hAnsi="Times New Roman"/>
          <w:color w:themeColor="text1" w:val="000000"/>
          <w:sz w:val="24"/>
          <w:szCs w:val="24"/>
          <w:shd w:fill="FFFFFF" w:val="clear"/>
        </w:rPr>
        <w:t xml:space="preserve">NCT01276938) and England (NCT00983684) are eagerly awaited. </w:t>
      </w:r>
    </w:p>
    <w:p>
      <w:pPr>
        <w:pStyle w:val="Normal"/>
        <w:spacing w:lineRule="auto" w:line="480" w:before="0" w:after="0"/>
        <w:rPr>
          <w:rFonts w:ascii="Times New Roman" w:hAnsi="Times New Roman" w:cs="Times New Roman"/>
          <w:sz w:val="24"/>
          <w:szCs w:val="24"/>
        </w:rPr>
      </w:pPr>
      <w:r>
        <w:rPr>
          <w:rFonts w:cs="Times New Roman" w:ascii="Times New Roman" w:hAnsi="Times New Roman"/>
          <w:color w:themeColor="text1" w:val="000000"/>
          <w:sz w:val="24"/>
          <w:szCs w:val="24"/>
          <w:shd w:fill="FFFFFF" w:val="clear"/>
        </w:rPr>
        <w:t>&lt;TABLE 19-1&gt;</w:t>
      </w:r>
    </w:p>
    <w:p>
      <w:pPr>
        <w:pStyle w:val="Normal"/>
        <w:spacing w:lineRule="auto" w:line="480" w:before="0" w:after="0"/>
        <w:rPr>
          <w:rFonts w:ascii="Times New Roman" w:hAnsi="Times New Roman" w:cs="Times New Roman"/>
          <w:kern w:val="0"/>
          <w:sz w:val="24"/>
          <w:szCs w:val="24"/>
        </w:rPr>
      </w:pPr>
      <w:r>
        <w:rPr>
          <w:rFonts w:cs="Times New Roman" w:ascii="Times New Roman" w:hAnsi="Times New Roman"/>
          <w:color w:themeColor="text1" w:val="000000"/>
          <w:sz w:val="24"/>
          <w:szCs w:val="24"/>
          <w:shd w:fill="FFFFFF" w:val="clear"/>
        </w:rPr>
        <w:tab/>
      </w:r>
      <w:r>
        <w:rPr>
          <w:rFonts w:cs="Times New Roman" w:ascii="Times New Roman" w:hAnsi="Times New Roman"/>
          <w:kern w:val="0"/>
          <w:sz w:val="24"/>
          <w:szCs w:val="24"/>
        </w:rPr>
        <w:t xml:space="preserve">A prospective registry trial accrued 1,367 patients with breast cancer treated to a dose of 20 Gy using 50 kV IORT at Hoag Memorial Hospital Presbyterian in California from 2010-2020 and observed similar local, regional, and distant recurrence rates to those reported in the TARGIT-A and ELIOT trials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[24]</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 xml:space="preserve">. While IORT achieved slightly higher recurrence rates compared to WBRT, Silverstein et al. reported 10,000 to 100,000 patient-hours saved with IORT and encouraged physicians to gauge patient interest in receiving IORT and accepting a significant increased risk of local recurrence with no apparent impact on survival in exchange for a single precise dose that saves time, money, medical environment exposures, and surrounding normal tissue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[24]</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 xml:space="preserve">. Another prospective trial investigated using a 10 Gy IOERT tumor bed boost (in 52 patients post-lumpectomy with R0 resections) followed by 48 Gy / 24 fraction WBI for early-stage breast cancer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[25]</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 xml:space="preserve">. Wong et al. reported favorable 6-year local control and cosmetic outcomes but additionally advised caution in performing secondary surgical procedures to the lumpectomy bed after IOERT boost given more pronounced breast fibrosis and wound healing difficulty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[25]</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 xml:space="preserve">. Nevertheless, in the US, no randomized phase III trials evaluating IORT for patients with breast cancer have been conducted. </w:t>
      </w:r>
      <w:r>
        <w:rPr>
          <w:rFonts w:cs="Times New Roman" w:ascii="Times New Roman" w:hAnsi="Times New Roman"/>
          <w:color w:themeColor="text1" w:val="000000"/>
          <w:sz w:val="24"/>
          <w:szCs w:val="24"/>
          <w:shd w:fill="FFFFFF" w:val="clear"/>
        </w:rPr>
        <w:t xml:space="preserve">Given that IOERT has achieved mild acute and late toxicities as well as minimally-impaired cosmetic outcomes, the </w:t>
      </w:r>
      <w:r>
        <w:rPr>
          <w:rFonts w:cs="Times New Roman" w:ascii="Times New Roman" w:hAnsi="Times New Roman"/>
          <w:kern w:val="0"/>
          <w:sz w:val="24"/>
          <w:szCs w:val="24"/>
        </w:rPr>
        <w:t>ESTRO/ACROP IORT Task Force supports the use of IOERT-boost and full-dose IOERT in patients at a higher risk (</w:t>
      </w:r>
      <w:r>
        <w:rPr>
          <w:rFonts w:cs="Times New Roman" w:ascii="Times New Roman" w:hAnsi="Times New Roman"/>
          <w:color w:val="2E2E2E"/>
          <w:sz w:val="24"/>
          <w:szCs w:val="24"/>
        </w:rPr>
        <w:t>tumor size &gt;2 cm, axillary nodal involvement, Grade 3, triple negative hormone receptor status)</w:t>
      </w:r>
      <w:r>
        <w:rPr>
          <w:rFonts w:cs="Times New Roman" w:ascii="Times New Roman" w:hAnsi="Times New Roman"/>
          <w:kern w:val="0"/>
          <w:sz w:val="24"/>
          <w:szCs w:val="24"/>
        </w:rPr>
        <w:t xml:space="preserve"> and low risk of in-breast recurrence, respectively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[26]</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 xml:space="preserve">.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&lt;H2&gt;Brain Cancer</w:t>
      </w:r>
    </w:p>
    <w:p>
      <w:pPr>
        <w:pStyle w:val="Normal"/>
        <w:spacing w:lineRule="auto" w:line="480" w:before="0" w:after="0"/>
        <w:ind w:firstLine="720"/>
        <w:rPr>
          <w:rFonts w:ascii="Times New Roman" w:hAnsi="Times New Roman" w:cs="Times New Roman"/>
          <w:color w:val="000000"/>
          <w:sz w:val="24"/>
          <w:szCs w:val="24"/>
          <w:shd w:fill="FFFFFF" w:val="clear"/>
        </w:rPr>
      </w:pPr>
      <w:r>
        <w:rPr>
          <w:rFonts w:cs="Times New Roman" w:ascii="Times New Roman" w:hAnsi="Times New Roman"/>
          <w:sz w:val="24"/>
          <w:szCs w:val="24"/>
        </w:rPr>
        <w:t xml:space="preserve">IORT has been used to treat primary and secondary brain tumors. The gold standard treatment for newly diagnosed glioblastoma (GBM) is surgical resection followed by concomitant external beam radiotherapy and temozolomide chemotherapy, and then maintenance temozolomide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[27]</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Unfortunately, GBM tends to progress over 6-7 months and most recurrences occur within the resection cavity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[27]</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Delayed adjuvant treatments allow tumor cells to repopulate, and IORT may be able to address these spatial and temporal issues. In the phase I/II, dose-escalation Intraoperative Radiotherapy in Newly Diagnosed Glioblastoma (INTRAGO) trial, Giordano et al. demonstrated the delivery of Intrabeam low-energy IORT via a spherical applicator to the surgical cavity of 15 patients was safe with manageable toxicity and promising local control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[28]</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The international phase III INTRAGO II trial is actively accruing, and results are eagerly awaited </w:t>
      </w:r>
      <w:r>
        <w:rPr>
          <w:rFonts w:cs="Times New Roman" w:ascii="Times New Roman" w:hAnsi="Times New Roman"/>
          <w:color w:val="000000"/>
          <w:sz w:val="24"/>
          <w:szCs w:val="24"/>
          <w:shd w:fill="FFFFFF" w:val="clear"/>
        </w:rPr>
        <w:t>(NCT02685605).</w:t>
        <w:tab/>
      </w:r>
    </w:p>
    <w:p>
      <w:pPr>
        <w:pStyle w:val="Normal"/>
        <w:spacing w:lineRule="auto" w:line="480" w:before="0" w:after="0"/>
        <w:ind w:firstLine="720"/>
        <w:rPr>
          <w:rFonts w:ascii="Times New Roman" w:hAnsi="Times New Roman" w:cs="Times New Roman"/>
          <w:color w:val="000000"/>
          <w:sz w:val="24"/>
          <w:szCs w:val="24"/>
          <w:shd w:fill="FFFFFF" w:val="clear"/>
        </w:rPr>
      </w:pPr>
      <w:r>
        <w:rPr>
          <w:rFonts w:cs="Times New Roman" w:ascii="Times New Roman" w:hAnsi="Times New Roman"/>
          <w:color w:val="000000"/>
          <w:sz w:val="24"/>
          <w:szCs w:val="24"/>
          <w:shd w:fill="FFFFFF" w:val="clear"/>
        </w:rPr>
        <w:t>GliaSite brachytherapy has been used to treat recurrent GBM and brain metastases. The GliaSite balloon catheter provides a precise, conformal, relatively homogenous, easily reproducible dose distribution. The goal is to deliver radiation near the resection margins—the area at highest risk of recurrence. Twenty-four patients with unifocal recurrent GBM tumors (</w:t>
      </w:r>
      <w:r>
        <w:rPr>
          <w:rStyle w:val="Emphasis"/>
          <w:rFonts w:cs="Times New Roman" w:ascii="Times New Roman" w:hAnsi="Times New Roman"/>
          <w:b/>
          <w:bCs/>
          <w:i w:val="false"/>
          <w:iCs w:val="false"/>
          <w:color w:val="5F6368"/>
          <w:sz w:val="24"/>
          <w:szCs w:val="24"/>
          <w:shd w:fill="FFFFFF" w:val="clear"/>
        </w:rPr>
        <w:t>≤</w:t>
      </w:r>
      <w:r>
        <w:rPr>
          <w:rFonts w:cs="Times New Roman" w:ascii="Times New Roman" w:hAnsi="Times New Roman"/>
          <w:color w:val="000000"/>
          <w:sz w:val="24"/>
          <w:szCs w:val="24"/>
          <w:shd w:fill="FFFFFF" w:val="clear"/>
        </w:rPr>
        <w:t xml:space="preserve"> 30 cc, not extending across the midline) underwent surgical resection followed by GliaSite radiotherapy at Johns Hopkins Hospital and experienced mild short- and long-term side effects, but survival was similar to patients who had re-resection, chemotherapy, or external beam re-irradiation </w:t>
      </w:r>
      <w:r>
        <w:fldChar w:fldCharType="begin"/>
      </w:r>
      <w:r>
        <w:rPr>
          <w:rFonts w:cs="Times New Roman" w:ascii="Times New Roman" w:hAnsi="Times New Roman"/>
          <w:color w:val="000000"/>
          <w:sz w:val="24"/>
          <w:szCs w:val="24"/>
          <w:shd w:fill="FFFFFF" w:val="clear"/>
        </w:rPr>
        <w:instrText xml:space="preserve">ADDIN EN.CITE</w:instrText>
      </w:r>
      <w:r>
        <w:rPr>
          <w:rFonts w:cs="Times New Roman" w:ascii="Times New Roman" w:hAnsi="Times New Roman"/>
          <w:color w:val="000000"/>
          <w:sz w:val="24"/>
          <w:szCs w:val="24"/>
          <w:shd w:fill="FFFFFF" w:val="clear"/>
        </w:rPr>
      </w:r>
      <w:r>
        <w:fldChar w:fldCharType="begin"/>
      </w:r>
      <w:r>
        <w:rPr>
          <w:rFonts w:cs="Times New Roman" w:ascii="Times New Roman" w:hAnsi="Times New Roman"/>
          <w:color w:val="000000"/>
          <w:sz w:val="24"/>
          <w:szCs w:val="24"/>
          <w:shd w:fill="FFFFFF" w:val="clear"/>
        </w:rPr>
        <w:instrText xml:space="preserve">ADDIN EN.CITE.DATA</w:instrText>
      </w:r>
      <w:r>
        <w:rPr>
          <w:rFonts w:cs="Times New Roman" w:ascii="Times New Roman" w:hAnsi="Times New Roman"/>
          <w:color w:val="000000"/>
          <w:sz w:val="24"/>
          <w:szCs w:val="24"/>
          <w:shd w:fill="FFFFFF" w:val="clear"/>
        </w:rPr>
      </w:r>
      <w:r>
        <w:rPr>
          <w:rFonts w:cs="Times New Roman" w:ascii="Times New Roman" w:hAnsi="Times New Roman"/>
          <w:color w:val="000000"/>
          <w:sz w:val="24"/>
          <w:szCs w:val="24"/>
          <w:shd w:fill="FFFFFF" w:val="clear"/>
        </w:rPr>
        <w:fldChar w:fldCharType="separate"/>
      </w:r>
      <w:r>
        <w:rPr>
          <w:rFonts w:cs="Times New Roman" w:ascii="Times New Roman" w:hAnsi="Times New Roman"/>
          <w:color w:val="000000"/>
          <w:sz w:val="24"/>
          <w:szCs w:val="24"/>
          <w:shd w:fill="FFFFFF" w:val="clear"/>
        </w:rPr>
      </w:r>
      <w:r>
        <w:rPr>
          <w:rFonts w:cs="Times New Roman" w:ascii="Times New Roman" w:hAnsi="Times New Roman"/>
          <w:color w:val="000000"/>
          <w:sz w:val="24"/>
          <w:szCs w:val="24"/>
          <w:shd w:fill="FFFFFF" w:val="clear"/>
        </w:rPr>
      </w:r>
      <w:r>
        <w:rPr>
          <w:rFonts w:cs="Times New Roman" w:ascii="Times New Roman" w:hAnsi="Times New Roman"/>
          <w:color w:val="000000"/>
          <w:sz w:val="24"/>
          <w:szCs w:val="24"/>
          <w:shd w:fill="FFFFFF" w:val="clear"/>
        </w:rPr>
        <w:fldChar w:fldCharType="end"/>
      </w:r>
      <w:r>
        <w:rPr>
          <w:rFonts w:cs="Times New Roman" w:ascii="Times New Roman" w:hAnsi="Times New Roman"/>
          <w:color w:val="000000"/>
          <w:sz w:val="24"/>
          <w:szCs w:val="24"/>
          <w:shd w:fill="FFFFFF" w:val="clear"/>
        </w:rPr>
        <w:fldChar w:fldCharType="separate"/>
      </w:r>
      <w:r>
        <w:rPr>
          <w:rFonts w:cs="Times New Roman" w:ascii="Times New Roman" w:hAnsi="Times New Roman"/>
          <w:color w:val="000000"/>
          <w:sz w:val="24"/>
          <w:szCs w:val="24"/>
          <w:shd w:fill="FFFFFF" w:val="clear"/>
        </w:rPr>
      </w:r>
      <w:r>
        <w:rPr>
          <w:rFonts w:cs="Times New Roman" w:ascii="Times New Roman" w:hAnsi="Times New Roman"/>
          <w:color w:val="000000"/>
          <w:sz w:val="24"/>
          <w:szCs w:val="24"/>
          <w:shd w:fill="FFFFFF" w:val="clear"/>
        </w:rPr>
        <w:t>[29]</w:t>
      </w:r>
      <w:r>
        <w:rPr>
          <w:rFonts w:cs="Times New Roman" w:ascii="Times New Roman" w:hAnsi="Times New Roman"/>
          <w:color w:val="000000"/>
          <w:sz w:val="24"/>
          <w:szCs w:val="24"/>
          <w:shd w:fill="FFFFFF" w:val="clear"/>
        </w:rPr>
      </w:r>
      <w:r>
        <w:rPr>
          <w:rFonts w:cs="Times New Roman" w:ascii="Times New Roman" w:hAnsi="Times New Roman"/>
          <w:color w:val="000000"/>
          <w:sz w:val="24"/>
          <w:szCs w:val="24"/>
          <w:shd w:fill="FFFFFF" w:val="clear"/>
        </w:rPr>
        <w:fldChar w:fldCharType="end"/>
      </w:r>
      <w:r>
        <w:rPr>
          <w:rFonts w:cs="Times New Roman" w:ascii="Times New Roman" w:hAnsi="Times New Roman"/>
          <w:color w:val="000000"/>
          <w:sz w:val="24"/>
          <w:szCs w:val="24"/>
          <w:shd w:fill="FFFFFF" w:val="clear"/>
        </w:rPr>
        <w:t xml:space="preserve">. Performance status (KPS </w:t>
      </w:r>
      <w:r>
        <w:rPr>
          <w:rFonts w:cs="Times New Roman" w:ascii="Times New Roman" w:hAnsi="Times New Roman"/>
          <w:color w:themeColor="text1" w:val="000000"/>
          <w:sz w:val="24"/>
          <w:szCs w:val="24"/>
          <w:shd w:fill="FFFFFF" w:val="clear"/>
        </w:rPr>
        <w:t xml:space="preserve">&lt; 70 or </w:t>
      </w:r>
      <w:r>
        <w:rPr>
          <w:rStyle w:val="Emphasis"/>
          <w:rFonts w:cs="Times New Roman" w:ascii="Times New Roman" w:hAnsi="Times New Roman"/>
          <w:i w:val="false"/>
          <w:iCs w:val="false"/>
          <w:color w:themeColor="text1" w:val="000000"/>
          <w:sz w:val="24"/>
          <w:szCs w:val="24"/>
          <w:shd w:fill="FFFFFF" w:val="clear"/>
        </w:rPr>
        <w:t xml:space="preserve">≥ 70) at the time of GliaSite was significantly associated with improved survival </w:t>
      </w:r>
      <w:r>
        <w:fldChar w:fldCharType="begin"/>
      </w:r>
      <w:r>
        <w:rPr>
          <w:rStyle w:val="Emphasis"/>
          <w:rFonts w:cs="Times New Roman" w:ascii="Times New Roman" w:hAnsi="Times New Roman"/>
          <w:i w:val="false"/>
          <w:iCs w:val="false"/>
          <w:color w:themeColor="text1" w:val="000000"/>
          <w:sz w:val="24"/>
          <w:szCs w:val="24"/>
          <w:shd w:fill="FFFFFF" w:val="clear"/>
        </w:rPr>
        <w:instrText xml:space="preserve">ADDIN EN.CITE</w:instrText>
      </w:r>
      <w:r>
        <w:rPr>
          <w:rStyle w:val="Emphasis"/>
          <w:rFonts w:cs="Times New Roman" w:ascii="Times New Roman" w:hAnsi="Times New Roman"/>
          <w:i w:val="false"/>
          <w:iCs w:val="false"/>
          <w:color w:themeColor="text1" w:val="000000"/>
          <w:sz w:val="24"/>
          <w:szCs w:val="24"/>
          <w:shd w:fill="FFFFFF" w:val="clear"/>
        </w:rPr>
      </w:r>
      <w:r>
        <w:fldChar w:fldCharType="begin"/>
      </w:r>
      <w:r>
        <w:rPr>
          <w:rStyle w:val="Emphasis"/>
          <w:rFonts w:cs="Times New Roman" w:ascii="Times New Roman" w:hAnsi="Times New Roman"/>
          <w:i w:val="false"/>
          <w:iCs w:val="false"/>
          <w:color w:themeColor="text1" w:val="000000"/>
          <w:sz w:val="24"/>
          <w:szCs w:val="24"/>
          <w:shd w:fill="FFFFFF" w:val="clear"/>
        </w:rPr>
        <w:instrText xml:space="preserve">ADDIN EN.CITE.DATA</w:instrText>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fldChar w:fldCharType="separate"/>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fldChar w:fldCharType="end"/>
      </w:r>
      <w:r>
        <w:rPr>
          <w:rStyle w:val="Emphasis"/>
          <w:rFonts w:cs="Times New Roman" w:ascii="Times New Roman" w:hAnsi="Times New Roman"/>
          <w:i w:val="false"/>
          <w:iCs w:val="false"/>
          <w:color w:themeColor="text1" w:val="000000"/>
          <w:sz w:val="24"/>
          <w:szCs w:val="24"/>
          <w:shd w:fill="FFFFFF" w:val="clear"/>
        </w:rPr>
        <w:fldChar w:fldCharType="separate"/>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t>[29]</w:t>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fldChar w:fldCharType="end"/>
      </w:r>
      <w:r>
        <w:rPr>
          <w:rStyle w:val="Emphasis"/>
          <w:rFonts w:cs="Times New Roman" w:ascii="Times New Roman" w:hAnsi="Times New Roman"/>
          <w:i w:val="false"/>
          <w:iCs w:val="false"/>
          <w:color w:themeColor="text1" w:val="000000"/>
          <w:sz w:val="24"/>
          <w:szCs w:val="24"/>
          <w:shd w:fill="FFFFFF" w:val="clear"/>
        </w:rPr>
        <w:t xml:space="preserve">. Two groups from Henry Ford Hospital and the Cleveland Clinic conducted nonrandomized prospective studies using GliaSite brachytherapy and Intrabeam mobile IORT, respectively, for solitary brain metastases and concluded these technologies were safe, effective, and well-tolerated but only achieved comparable local control and survival to other treatment modalities </w:t>
      </w:r>
      <w:r>
        <w:fldChar w:fldCharType="begin"/>
      </w:r>
      <w:r>
        <w:rPr>
          <w:rStyle w:val="Emphasis"/>
          <w:rFonts w:cs="Times New Roman" w:ascii="Times New Roman" w:hAnsi="Times New Roman"/>
          <w:i w:val="false"/>
          <w:iCs w:val="false"/>
          <w:color w:themeColor="text1" w:val="000000"/>
          <w:sz w:val="24"/>
          <w:szCs w:val="24"/>
          <w:shd w:fill="FFFFFF" w:val="clear"/>
        </w:rPr>
        <w:instrText xml:space="preserve">ADDIN EN.CITE</w:instrText>
      </w:r>
      <w:r>
        <w:rPr>
          <w:rStyle w:val="Emphasis"/>
          <w:rFonts w:cs="Times New Roman" w:ascii="Times New Roman" w:hAnsi="Times New Roman"/>
          <w:i w:val="false"/>
          <w:iCs w:val="false"/>
          <w:color w:themeColor="text1" w:val="000000"/>
          <w:sz w:val="24"/>
          <w:szCs w:val="24"/>
          <w:shd w:fill="FFFFFF" w:val="clear"/>
        </w:rPr>
      </w:r>
      <w:r>
        <w:fldChar w:fldCharType="begin"/>
      </w:r>
      <w:r>
        <w:rPr>
          <w:rStyle w:val="Emphasis"/>
          <w:rFonts w:cs="Times New Roman" w:ascii="Times New Roman" w:hAnsi="Times New Roman"/>
          <w:i w:val="false"/>
          <w:iCs w:val="false"/>
          <w:color w:themeColor="text1" w:val="000000"/>
          <w:sz w:val="24"/>
          <w:szCs w:val="24"/>
          <w:shd w:fill="FFFFFF" w:val="clear"/>
        </w:rPr>
        <w:instrText xml:space="preserve">ADDIN EN.CITE.DATA</w:instrText>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fldChar w:fldCharType="separate"/>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fldChar w:fldCharType="end"/>
      </w:r>
      <w:r>
        <w:rPr>
          <w:rStyle w:val="Emphasis"/>
          <w:rFonts w:cs="Times New Roman" w:ascii="Times New Roman" w:hAnsi="Times New Roman"/>
          <w:i w:val="false"/>
          <w:iCs w:val="false"/>
          <w:color w:themeColor="text1" w:val="000000"/>
          <w:sz w:val="24"/>
          <w:szCs w:val="24"/>
          <w:shd w:fill="FFFFFF" w:val="clear"/>
        </w:rPr>
        <w:fldChar w:fldCharType="separate"/>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t>[30, 31]</w:t>
      </w:r>
      <w:r>
        <w:rPr>
          <w:rStyle w:val="Emphasis"/>
          <w:rFonts w:cs="Times New Roman" w:ascii="Times New Roman" w:hAnsi="Times New Roman"/>
          <w:i w:val="false"/>
          <w:iCs w:val="false"/>
          <w:color w:themeColor="text1" w:val="000000"/>
          <w:sz w:val="24"/>
          <w:szCs w:val="24"/>
          <w:shd w:fill="FFFFFF" w:val="clear"/>
        </w:rPr>
      </w:r>
      <w:r>
        <w:rPr>
          <w:rStyle w:val="Emphasis"/>
          <w:rFonts w:cs="Times New Roman" w:ascii="Times New Roman" w:hAnsi="Times New Roman"/>
          <w:i w:val="false"/>
          <w:iCs w:val="false"/>
          <w:color w:themeColor="text1" w:val="000000"/>
          <w:sz w:val="24"/>
          <w:szCs w:val="24"/>
          <w:shd w:fill="FFFFFF" w:val="clear"/>
        </w:rPr>
        <w:fldChar w:fldCharType="end"/>
      </w:r>
      <w:r>
        <w:rPr>
          <w:rStyle w:val="Emphasis"/>
          <w:rFonts w:cs="Times New Roman" w:ascii="Times New Roman" w:hAnsi="Times New Roman"/>
          <w:i w:val="false"/>
          <w:iCs w:val="false"/>
          <w:color w:themeColor="text1" w:val="000000"/>
          <w:sz w:val="24"/>
          <w:szCs w:val="24"/>
          <w:shd w:fill="FFFFFF" w:val="clear"/>
        </w:rPr>
        <w:t xml:space="preserve">. With only modest results and the need for a second operation to remove the device, GliaSite manufacturing has largely been discontinued. A group in Barcelona, Spain is actively recruiting for their phase II trial evaluating Intrabeam IORT after surgical resection of brain metastases (NCT05084092). IORT for solitary brain metastases is investigational at best and stereotactic radiosurgery remains the mainstay treatment for these patients.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&lt;H2&gt;Sarcoma</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&lt;H3&gt;Adult</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The role of IORT has been investigated in the management of primary and recurrent soft-tissue sarcomas predominantly located in the</w:t>
      </w:r>
      <w:r>
        <w:rPr>
          <w:rFonts w:cs="Times New Roman" w:ascii="Times New Roman" w:hAnsi="Times New Roman"/>
          <w:i/>
          <w:iCs/>
          <w:sz w:val="24"/>
          <w:szCs w:val="24"/>
        </w:rPr>
        <w:t xml:space="preserve"> </w:t>
      </w:r>
      <w:r>
        <w:rPr>
          <w:rFonts w:cs="Times New Roman" w:ascii="Times New Roman" w:hAnsi="Times New Roman"/>
          <w:sz w:val="24"/>
          <w:szCs w:val="24"/>
        </w:rPr>
        <w:t xml:space="preserve">retroperitoneum or extremities. Retroperitoneal sarcomas are invasive and expansile, and are challenging to manage with resection alone. These patients tend to experience high local recurrence rates, which is the most common cause of death. In the only phase III randomized controlled trial using IORT for retroperitoneal sarcoma, Sindelar et. al found patients receiving IORT experienced significantly lower locoregional recurrence and radiation-enteritis rates yet higher radiation-related peripheral neuropathy rates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[32]</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In a German single-center, single-armed, prospective phase II clinical trial where 27 patients with retroperitoneal sarcoma received IORT, the study’s primary endpoint of 5-year local control of 70% was not met likely due to enrollment of patients with recurrent disease, high grade lesions, and leiomyosarcoma histology. These situations often derive less benefit from IORT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[33]</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Also of note, the STRASS trial </w:t>
      </w:r>
      <w:r>
        <w:rPr>
          <w:rFonts w:cs="Times New Roman" w:ascii="Times New Roman" w:hAnsi="Times New Roman"/>
          <w:color w:val="212121"/>
          <w:sz w:val="24"/>
          <w:szCs w:val="24"/>
          <w:shd w:fill="FFFFFF" w:val="clear"/>
        </w:rPr>
        <w:t xml:space="preserve">comparing the efficacy of pre-operative radiotherapy to surgery alone on abdominal recurrence-free survival in patients with primary retroperitoneal sarcoma did not include IORT </w:t>
      </w:r>
      <w:r>
        <w:fldChar w:fldCharType="begin"/>
      </w:r>
      <w:r>
        <w:rPr>
          <w:rFonts w:cs="Times New Roman" w:ascii="Times New Roman" w:hAnsi="Times New Roman"/>
          <w:color w:val="212121"/>
          <w:sz w:val="24"/>
          <w:szCs w:val="24"/>
          <w:shd w:fill="FFFFFF" w:val="clear"/>
        </w:rPr>
        <w:instrText xml:space="preserve">ADDIN EN.CITE</w:instrText>
      </w:r>
      <w:r>
        <w:rPr>
          <w:rFonts w:cs="Times New Roman" w:ascii="Times New Roman" w:hAnsi="Times New Roman"/>
          <w:color w:val="212121"/>
          <w:sz w:val="24"/>
          <w:szCs w:val="24"/>
          <w:shd w:fill="FFFFFF" w:val="clear"/>
        </w:rPr>
      </w:r>
      <w:r>
        <w:fldChar w:fldCharType="begin"/>
      </w:r>
      <w:r>
        <w:rPr>
          <w:rFonts w:cs="Times New Roman" w:ascii="Times New Roman" w:hAnsi="Times New Roman"/>
          <w:color w:val="212121"/>
          <w:sz w:val="24"/>
          <w:szCs w:val="24"/>
          <w:shd w:fill="FFFFFF" w:val="clear"/>
        </w:rPr>
        <w:instrText xml:space="preserve">ADDIN EN.CITE.DATA</w:instrText>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fldChar w:fldCharType="separate"/>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fldChar w:fldCharType="end"/>
      </w:r>
      <w:r>
        <w:rPr>
          <w:rFonts w:cs="Times New Roman" w:ascii="Times New Roman" w:hAnsi="Times New Roman"/>
          <w:color w:val="212121"/>
          <w:sz w:val="24"/>
          <w:szCs w:val="24"/>
          <w:shd w:fill="FFFFFF" w:val="clear"/>
        </w:rPr>
        <w:fldChar w:fldCharType="separate"/>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t>[34]</w:t>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fldChar w:fldCharType="end"/>
      </w:r>
      <w:r>
        <w:rPr>
          <w:rFonts w:cs="Times New Roman" w:ascii="Times New Roman" w:hAnsi="Times New Roman"/>
          <w:color w:val="212121"/>
          <w:sz w:val="24"/>
          <w:szCs w:val="24"/>
          <w:shd w:fill="FFFFFF" w:val="clear"/>
        </w:rPr>
        <w:t>.</w:t>
      </w:r>
      <w:r>
        <w:rPr>
          <w:rFonts w:cs="Times New Roman" w:ascii="Times New Roman" w:hAnsi="Times New Roman"/>
          <w:sz w:val="24"/>
          <w:szCs w:val="24"/>
        </w:rPr>
        <w:t xml:space="preserve"> </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 xml:space="preserve">Postoperative EBRT boosts may not be effective given potential for tumor repopulation and hypoxia in the tumor bed as well as presence of adjacent bowel, but IORT mitigates these factors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[35]</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Two Mayo Clinic retrospective series report encouragingly high long-term LC, limb preservation, and survival rates in patients who received IORT for upper-extremity soft tissue sarcoma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[35, 36]</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w:t>
      </w:r>
      <w:r>
        <w:rPr>
          <w:rFonts w:cs="Times New Roman" w:ascii="Times New Roman" w:hAnsi="Times New Roman"/>
          <w:color w:val="000000"/>
          <w:spacing w:val="-2"/>
          <w:sz w:val="24"/>
          <w:szCs w:val="24"/>
        </w:rPr>
        <w:t xml:space="preserve">Roeder et al. summarize the </w:t>
      </w:r>
      <w:r>
        <w:rPr>
          <w:rFonts w:cs="Times New Roman" w:ascii="Times New Roman" w:hAnsi="Times New Roman"/>
          <w:sz w:val="24"/>
          <w:szCs w:val="24"/>
        </w:rPr>
        <w:t xml:space="preserve">major IORT series published between 1988-2017 and the ESTRO/ACROP IORT Task Force recommendations informing the management of extremity and retroperitoneal soft tissue sarcoma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[37]</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The ESTRO/ACROP guideline discusses patient selection and care, IORT’s role in multimodal therapy, and treatment dose, volume, and delivery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[37]</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While favorable disease control and toxicity have been demonstrated, further phase III randomized clinical trials are needed to elucidate if IORT provides a true survival benefit for this disease entity.   </w:t>
      </w:r>
    </w:p>
    <w:p>
      <w:pPr>
        <w:pStyle w:val="Normal"/>
        <w:spacing w:lineRule="auto" w:line="480" w:before="0" w:after="0"/>
        <w:rPr>
          <w:rFonts w:ascii="Times New Roman" w:hAnsi="Times New Roman" w:cs="Times New Roman"/>
          <w:sz w:val="24"/>
          <w:szCs w:val="24"/>
        </w:rPr>
      </w:pPr>
      <w:r>
        <w:rPr>
          <w:rFonts w:cs="Times New Roman" w:ascii="Times New Roman" w:hAnsi="Times New Roman"/>
          <w:i/>
          <w:iCs/>
          <w:sz w:val="24"/>
          <w:szCs w:val="24"/>
        </w:rPr>
        <w:t>&lt;H3&gt;Pediatric</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 xml:space="preserve">Pediatric sarcomas are rare and heterogeneous, and data in support of using IORT for these patients primarily comes from small, single institution experiences. Nine children with incompletely resected sarcomas received IOERT (8-15 Gy) in combination with EBRT at the University of Heidelberg and achieved 3-year OS and actuarial DFS of 77% and 67%, respectively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[38]</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Given low toxicity and late morbidity rates, the group concluded IOERT is safe and allows for higher probability of local control than EBRT alone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[38]</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In a 20-year experience, the Mayo Clinic reported favorable long-term local control and survival outcomes for 13 pediatric patients with sarcomas who received IOERT (7.5-25 Gy) along with EBRT </w:t>
      </w:r>
      <w:r>
        <w:fldChar w:fldCharType="begin"/>
      </w:r>
      <w:r>
        <w:rPr>
          <w:rFonts w:cs="Times New Roman" w:ascii="Times New Roman" w:hAnsi="Times New Roman"/>
          <w:sz w:val="24"/>
          <w:szCs w:val="24"/>
        </w:rPr>
        <w:instrText xml:space="preserve">ADDIN EN.CITE &lt;EndNote&gt;&lt;Cite&gt;&lt;Author&gt;Stauder&lt;/Author&gt;&lt;Year&gt;2011&lt;/Year&gt;&lt;RecNum&gt;81&lt;/RecNum&gt;&lt;DisplayText&gt;[39]&lt;/DisplayText&gt;&lt;record&gt;&lt;rec-number&gt;81&lt;/rec-number&gt;&lt;foreign-keys&gt;&lt;key app="EN" db-id="a5zrtwxvhppvt9e9dxnpewrwdasxs2pwvxza" timestamp="1692468704"&gt;81&lt;/key&gt;&lt;/foreign-keys&gt;&lt;ref-type name="Journal Article"&gt;17&lt;/ref-type&gt;&lt;contributors&gt;&lt;authors&gt;&lt;author&gt;Stauder, M. C.&lt;/author&gt;&lt;author&gt;Laack, N. N.&lt;/author&gt;&lt;author&gt;Moir, C. R.&lt;/author&gt;&lt;author&gt;Schomberg, P. J.&lt;/author&gt;&lt;/authors&gt;&lt;/contributors&gt;&lt;auth-address&gt;Department of Radiation Oncology, Mayo Clinic, Rochester, MN 55905, USA.&lt;/auth-address&gt;&lt;titles&gt;&lt;title&gt;Excellent local control and survival after intraoperative and external beam radiotherapy for pediatric solid tumors: long-term follow-up of the Mayo Clinic experience&lt;/title&gt;&lt;secondary-title&gt;J Pediatr Hematol Oncol&lt;/secondary-title&gt;&lt;/titles&gt;&lt;periodical&gt;&lt;full-title&gt;J Pediatr Hematol Oncol&lt;/full-title&gt;&lt;/periodical&gt;&lt;pages&gt;350-5&lt;/pages&gt;&lt;volume&gt;33&lt;/volume&gt;&lt;number&gt;5&lt;/number&gt;&lt;edition&gt;2011/05/24&lt;/edition&gt;&lt;keywords&gt;&lt;keyword&gt;*Abdominal Neoplasms/mortality/radiotherapy/surgery&lt;/keyword&gt;&lt;keyword&gt;Adolescent&lt;/keyword&gt;&lt;keyword&gt;Adult&lt;/keyword&gt;&lt;keyword&gt;Child&lt;/keyword&gt;&lt;keyword&gt;Child, Preschool&lt;/keyword&gt;&lt;keyword&gt;Combined Modality Therapy&lt;/keyword&gt;&lt;keyword&gt;Female&lt;/keyword&gt;&lt;keyword&gt;Follow-Up Studies&lt;/keyword&gt;&lt;keyword&gt;Humans&lt;/keyword&gt;&lt;keyword&gt;Intraoperative Period&lt;/keyword&gt;&lt;keyword&gt;Kaplan-Meier Estimate&lt;/keyword&gt;&lt;keyword&gt;Male&lt;/keyword&gt;&lt;keyword&gt;*Pelvic Neoplasms/mortality/radiotherapy/surgery&lt;/keyword&gt;&lt;keyword&gt;Radiometry/*methods&lt;/keyword&gt;&lt;keyword&gt;Radiotherapy/adverse effects/*methods&lt;/keyword&gt;&lt;keyword&gt;Treatment Outcome&lt;/keyword&gt;&lt;keyword&gt;Young Adult&lt;/keyword&gt;&lt;/keywords&gt;&lt;dates&gt;&lt;year&gt;2011&lt;/year&gt;&lt;pub-dates&gt;&lt;date&gt;Jul&lt;/date&gt;&lt;/pub-dates&gt;&lt;/dates&gt;&lt;isbn&gt;1536-3678 (Electronic)&amp;#xD;1077-4114 (Linking)&lt;/isbn&gt;&lt;accession-num&gt;21602722&lt;/accession-num&gt;&lt;urls&gt;&lt;related-urls&gt;&lt;url&gt;https://www.ncbi.nlm.nih.gov/pubmed/21602722&lt;/url&gt;&lt;/related-urls&gt;&lt;/urls&gt;&lt;electronic-resource-num&gt;10.1097/MPH.0b013e3182148dad&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[39]</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Memorial Sloan-Kettering Cancer Center (MSKCC) published a 20-year experience of 75 pediatric patients with sarcoma who received high-dose-rate intraoperative brachytherapy as part of their multimodal treatment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[40]</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The MSKCC study highlighted the strengths of intraoperative brachytherapy: versatility, flexible applicators, ease of access to anatomic locations, </w:t>
      </w:r>
      <w:r>
        <w:rPr>
          <w:rFonts w:cs="Times New Roman" w:ascii="Times New Roman" w:hAnsi="Times New Roman"/>
          <w:sz w:val="24"/>
          <w:szCs w:val="24"/>
          <w:vertAlign w:val="superscript"/>
        </w:rPr>
        <w:t>192</w:t>
      </w:r>
      <w:r>
        <w:rPr>
          <w:rFonts w:cs="Times New Roman" w:ascii="Times New Roman" w:hAnsi="Times New Roman"/>
          <w:sz w:val="24"/>
          <w:szCs w:val="24"/>
        </w:rPr>
        <w:t xml:space="preserve">Ir rapid dose falloff, and sparing of sensitive structures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[40]</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IORT may be suitable for select cases, but the routine use of image-guided, intensity-modulated, and proton radiotherapy has changed the treatment paradigm for pediatric malignancies.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&lt;H2&gt;Gastrointestinal Cancers</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&lt;H3&gt;Gastric Cancer</w:t>
      </w:r>
    </w:p>
    <w:p>
      <w:pPr>
        <w:pStyle w:val="Normal"/>
        <w:spacing w:lineRule="auto" w:line="480" w:before="0" w:after="0"/>
        <w:rPr>
          <w:rFonts w:ascii="Times New Roman" w:hAnsi="Times New Roman" w:cs="Times New Roman"/>
          <w:color w:val="212121"/>
          <w:sz w:val="24"/>
          <w:szCs w:val="24"/>
        </w:rPr>
      </w:pPr>
      <w:r>
        <w:rPr>
          <w:rFonts w:cs="Times New Roman" w:ascii="Times New Roman" w:hAnsi="Times New Roman"/>
          <w:sz w:val="24"/>
          <w:szCs w:val="24"/>
        </w:rPr>
        <w:tab/>
        <w:t xml:space="preserve">Extended lymph node dissection and regional failure after surgical resection for gastric cancer contribute to poor prognosis in this patient population. Developing adjuvant tumoricidal approaches, like IORT, to treat recurrent/residual disease may improve regional control. Two studies from Jiao Tong University in Shanghai, China have investigated adding IOERT to surgery and trimodality, respectively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[41-43]</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Between 1992-1998, 106 patients ages 25-80 with gastric adenocarcinoma were treated with total/subtotal gastrectomy combined with D2 or D3 lymphadenectomy plus IOERT, and survival rates were compared to 441 patients who underwent surgery alone</w:t>
      </w:r>
      <w:r>
        <w:rPr>
          <w:rFonts w:cs="Times New Roman" w:ascii="Times New Roman" w:hAnsi="Times New Roman"/>
          <w:color w:val="212121"/>
          <w:sz w:val="24"/>
          <w:szCs w:val="24"/>
        </w:rPr>
        <w:t xml:space="preserve"> </w:t>
      </w:r>
      <w:r>
        <w:fldChar w:fldCharType="begin"/>
      </w:r>
      <w:r>
        <w:rPr>
          <w:rFonts w:cs="Times New Roman" w:ascii="Times New Roman" w:hAnsi="Times New Roman"/>
          <w:color w:val="212121"/>
          <w:sz w:val="24"/>
          <w:szCs w:val="24"/>
        </w:rPr>
        <w:instrText xml:space="preserve">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t>[41]</w: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t xml:space="preserve">. Statistically significant improvements in 5-year survival rates by 15 to 20% were noted for stage II and III patients treated with IOERT, respectively </w:t>
      </w:r>
      <w:r>
        <w:fldChar w:fldCharType="begin"/>
      </w:r>
      <w:r>
        <w:rPr>
          <w:rFonts w:cs="Times New Roman" w:ascii="Times New Roman" w:hAnsi="Times New Roman"/>
          <w:color w:val="212121"/>
          <w:sz w:val="24"/>
          <w:szCs w:val="24"/>
        </w:rPr>
        <w:instrText xml:space="preserve">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t>[41]</w: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t xml:space="preserve">. Of the 48 stage III patients, those who had D2 resections achieved a 5-year survival benefit (60% vs 35.7%) and those who had D3 resections achieved a 4-year survival benefit (85.5% vs 62.2%) when IOERT was performed compared to those undergoing surgery alone </w:t>
      </w:r>
      <w:r>
        <w:fldChar w:fldCharType="begin"/>
      </w:r>
      <w:r>
        <w:rPr>
          <w:rFonts w:cs="Times New Roman" w:ascii="Times New Roman" w:hAnsi="Times New Roman"/>
          <w:color w:val="212121"/>
          <w:sz w:val="24"/>
          <w:szCs w:val="24"/>
        </w:rPr>
        <w:instrText xml:space="preserve">ADDIN EN.CITE &lt;EndNote&gt;&lt;Cite&gt;&lt;Author&gt;Qin&lt;/Author&gt;&lt;Year&gt;2006&lt;/Year&gt;&lt;RecNum&gt;130&lt;/RecNum&gt;&lt;DisplayText&gt;[41]&lt;/DisplayText&gt;&lt;record&gt;&lt;rec-number&gt;130&lt;/rec-number&gt;&lt;foreign-keys&gt;&lt;key app="EN" db-id="a5zrtwxvhppvt9e9dxnpewrwdasxs2pwvxza" timestamp="1694420559"&gt;130&lt;/key&gt;&lt;/foreign-keys&gt;&lt;ref-type name="Journal Article"&gt;17&lt;/ref-type&gt;&lt;contributors&gt;&lt;authors&gt;&lt;author&gt;Qin, H. L.&lt;/author&gt;&lt;author&gt;Lin, C. H.&lt;/author&gt;&lt;author&gt;Zhang, X. L.&lt;/author&gt;&lt;/authors&gt;&lt;/contributors&gt;&lt;auth-address&gt;Department of Surgery, Shanghai Sixth Peoples Hospital Affiliated to Shanghai Jiaotong University, Shanghai 200233, China. hlqin@sjtu.edu.cn&lt;/auth-address&gt;&lt;titles&gt;&lt;title&gt;Evaluation of intraoperative radiotherapy for gastric carcinoma with D2 and D3 surgical resection&lt;/title&gt;&lt;secondary-title&gt;World J Gastroenterol&lt;/secondary-title&gt;&lt;/titles&gt;&lt;periodical&gt;&lt;full-title&gt;World J Gastroenterol&lt;/full-title&gt;&lt;/periodical&gt;&lt;pages&gt;7033-7&lt;/pages&gt;&lt;volume&gt;12&lt;/volume&gt;&lt;number&gt;43&lt;/number&gt;&lt;edition&gt;2006/11/17&lt;/edition&gt;&lt;keywords&gt;&lt;keyword&gt;Adult&lt;/keyword&gt;&lt;keyword&gt;Aged&lt;/keyword&gt;&lt;keyword&gt;Aged, 80 and over&lt;/keyword&gt;&lt;keyword&gt;Carcinoma/pathology/*radiotherapy/*surgery&lt;/keyword&gt;&lt;keyword&gt;Combined Modality Therapy&lt;/keyword&gt;&lt;keyword&gt;Dose-Response Relationship, Radiation&lt;/keyword&gt;&lt;keyword&gt;Female&lt;/keyword&gt;&lt;keyword&gt;Humans&lt;/keyword&gt;&lt;keyword&gt;Intraoperative Period&lt;/keyword&gt;&lt;keyword&gt;Male&lt;/keyword&gt;&lt;keyword&gt;Middle Aged&lt;/keyword&gt;&lt;keyword&gt;Neoplasm Staging&lt;/keyword&gt;&lt;keyword&gt;Stomach Neoplasms/pathology/*radiotherapy/*surgery&lt;/keyword&gt;&lt;keyword&gt;Survival Rate&lt;/keyword&gt;&lt;keyword&gt;Treatment Outcome&lt;/keyword&gt;&lt;/keywords&gt;&lt;dates&gt;&lt;year&gt;2006&lt;/year&gt;&lt;pub-dates&gt;&lt;date&gt;Nov 21&lt;/date&gt;&lt;/pub-dates&gt;&lt;/dates&gt;&lt;isbn&gt;1007-9327 (Print)&amp;#xD;2219-2840 (Electronic)&amp;#xD;1007-9327 (Linking)&lt;/isbn&gt;&lt;accession-num&gt;17109501&lt;/accession-num&gt;&lt;urls&gt;&lt;related-urls&gt;&lt;url&gt;https://www.ncbi.nlm.nih.gov/pubmed/17109501&lt;/url&gt;&lt;/related-urls&gt;&lt;/urls&gt;&lt;custom2&gt;PMC4087350&lt;/custom2&gt;&lt;electronic-resource-num&gt;10.3748/wjg.v12.i43.7033&lt;/electronic-resource-num&gt;&lt;/record&gt;&lt;/Cite&gt;&lt;/EndNote&gt;</w:instrTex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t>[41]</w: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t xml:space="preserve">. A prospective, non-randomized series found adding IOERT to trimodality therapy was well-tolerated and significantly improved 3-year locoregional control in patients with locally advanced (stage T3, T4, or N+) gastric adenocarcinoma </w:t>
      </w:r>
      <w:r>
        <w:fldChar w:fldCharType="begin"/>
      </w:r>
      <w:r>
        <w:rPr>
          <w:rFonts w:cs="Times New Roman" w:ascii="Times New Roman" w:hAnsi="Times New Roman"/>
          <w:color w:val="212121"/>
          <w:sz w:val="24"/>
          <w:szCs w:val="24"/>
        </w:rPr>
        <w:instrText xml:space="preserve">ADDIN EN.CITE</w:instrText>
      </w:r>
      <w:r>
        <w:rPr>
          <w:rFonts w:cs="Times New Roman" w:ascii="Times New Roman" w:hAnsi="Times New Roman"/>
          <w:color w:val="212121"/>
          <w:sz w:val="24"/>
          <w:szCs w:val="24"/>
        </w:rPr>
      </w:r>
      <w:r>
        <w:fldChar w:fldCharType="begin"/>
      </w:r>
      <w:r>
        <w:rPr>
          <w:rFonts w:cs="Times New Roman" w:ascii="Times New Roman" w:hAnsi="Times New Roman"/>
          <w:color w:val="212121"/>
          <w:sz w:val="24"/>
          <w:szCs w:val="24"/>
        </w:rPr>
        <w:instrText xml:space="preserve">ADDIN EN.CITE.DATA</w:instrTex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r>
      <w:r>
        <w:rPr>
          <w:rFonts w:cs="Times New Roman" w:ascii="Times New Roman" w:hAnsi="Times New Roman"/>
          <w:color w:val="212121"/>
          <w:sz w:val="24"/>
          <w:szCs w:val="24"/>
        </w:rPr>
        <w:t>[42]</w: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t xml:space="preserve">. Multivariate analysis showed statistically significant prognostic factors for locoregional control [adjuvant IORT, extent of residual disease (R0 vs R1), pN disease (pN0, N1, N2, N3)] and overall survival [pT category (pT1-T2, T3, T4) and pN disease (pN0, N1, N2, N3)] </w:t>
      </w:r>
      <w:r>
        <w:fldChar w:fldCharType="begin"/>
      </w:r>
      <w:r>
        <w:rPr>
          <w:rFonts w:cs="Times New Roman" w:ascii="Times New Roman" w:hAnsi="Times New Roman"/>
          <w:color w:val="212121"/>
          <w:sz w:val="24"/>
          <w:szCs w:val="24"/>
        </w:rPr>
        <w:instrText xml:space="preserve">ADDIN EN.CITE</w:instrText>
      </w:r>
      <w:r>
        <w:rPr>
          <w:rFonts w:cs="Times New Roman" w:ascii="Times New Roman" w:hAnsi="Times New Roman"/>
          <w:color w:val="212121"/>
          <w:sz w:val="24"/>
          <w:szCs w:val="24"/>
        </w:rPr>
      </w:r>
      <w:r>
        <w:fldChar w:fldCharType="begin"/>
      </w:r>
      <w:r>
        <w:rPr>
          <w:rFonts w:cs="Times New Roman" w:ascii="Times New Roman" w:hAnsi="Times New Roman"/>
          <w:color w:val="212121"/>
          <w:sz w:val="24"/>
          <w:szCs w:val="24"/>
        </w:rPr>
        <w:instrText xml:space="preserve">ADDIN EN.CITE.DATA</w:instrTex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r>
      <w:r>
        <w:rPr>
          <w:rFonts w:cs="Times New Roman" w:ascii="Times New Roman" w:hAnsi="Times New Roman"/>
          <w:color w:val="212121"/>
          <w:sz w:val="24"/>
          <w:szCs w:val="24"/>
        </w:rPr>
        <w:t>[42]</w: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t>. A nonsignificant marginal increase in disease-free survival was observed in this cohort treated with D2 gastrectomy and IOERT followed by adjuvant chemoradiotherapy</w:t>
      </w:r>
      <w:r>
        <w:rPr>
          <w:rFonts w:cs="Times New Roman" w:ascii="Times New Roman" w:hAnsi="Times New Roman"/>
          <w:color w:val="212121"/>
          <w:sz w:val="24"/>
          <w:szCs w:val="24"/>
          <w:shd w:fill="FFFFFF" w:val="clear"/>
        </w:rPr>
        <w:t xml:space="preserve"> </w:t>
      </w:r>
      <w:r>
        <w:fldChar w:fldCharType="begin"/>
      </w:r>
      <w:r>
        <w:rPr>
          <w:rFonts w:cs="Times New Roman" w:ascii="Times New Roman" w:hAnsi="Times New Roman"/>
          <w:color w:val="212121"/>
          <w:sz w:val="24"/>
          <w:szCs w:val="24"/>
          <w:shd w:fill="FFFFFF" w:val="clear"/>
        </w:rPr>
        <w:instrText xml:space="preserve">ADDIN EN.CITE</w:instrText>
      </w:r>
      <w:r>
        <w:rPr>
          <w:rFonts w:cs="Times New Roman" w:ascii="Times New Roman" w:hAnsi="Times New Roman"/>
          <w:color w:val="212121"/>
          <w:sz w:val="24"/>
          <w:szCs w:val="24"/>
          <w:shd w:fill="FFFFFF" w:val="clear"/>
        </w:rPr>
      </w:r>
      <w:r>
        <w:fldChar w:fldCharType="begin"/>
      </w:r>
      <w:r>
        <w:rPr>
          <w:rFonts w:cs="Times New Roman" w:ascii="Times New Roman" w:hAnsi="Times New Roman"/>
          <w:color w:val="212121"/>
          <w:sz w:val="24"/>
          <w:szCs w:val="24"/>
          <w:shd w:fill="FFFFFF" w:val="clear"/>
        </w:rPr>
        <w:instrText xml:space="preserve">ADDIN EN.CITE.DATA</w:instrText>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fldChar w:fldCharType="separate"/>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fldChar w:fldCharType="end"/>
      </w:r>
      <w:r>
        <w:rPr>
          <w:rFonts w:cs="Times New Roman" w:ascii="Times New Roman" w:hAnsi="Times New Roman"/>
          <w:color w:val="212121"/>
          <w:sz w:val="24"/>
          <w:szCs w:val="24"/>
          <w:shd w:fill="FFFFFF" w:val="clear"/>
        </w:rPr>
        <w:fldChar w:fldCharType="separate"/>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t>[43]</w:t>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fldChar w:fldCharType="end"/>
      </w:r>
      <w:r>
        <w:rPr>
          <w:rFonts w:cs="Times New Roman" w:ascii="Times New Roman" w:hAnsi="Times New Roman"/>
          <w:color w:val="212121"/>
          <w:sz w:val="24"/>
          <w:szCs w:val="24"/>
          <w:shd w:fill="FFFFFF" w:val="clear"/>
        </w:rPr>
        <w:t>.</w:t>
      </w:r>
      <w:r>
        <w:rPr>
          <w:rFonts w:cs="Times New Roman" w:ascii="Times New Roman" w:hAnsi="Times New Roman"/>
          <w:color w:val="212121"/>
          <w:sz w:val="24"/>
          <w:szCs w:val="24"/>
        </w:rPr>
        <w:t xml:space="preserve"> </w:t>
        <w:tab/>
        <w:tab/>
        <w:t xml:space="preserve">To date, the largest Phase II trial of patients with gastric cancer who underwent curative surgery plus IORT was conducted in Freiburg, Germany and concluded that lower locoregional recurrence rates did not translate into a 5-year OS benefit </w:t>
      </w:r>
      <w:r>
        <w:fldChar w:fldCharType="begin"/>
      </w:r>
      <w:r>
        <w:rPr>
          <w:rFonts w:cs="Times New Roman" w:ascii="Times New Roman" w:hAnsi="Times New Roman"/>
          <w:color w:val="212121"/>
          <w:sz w:val="24"/>
          <w:szCs w:val="24"/>
        </w:rPr>
        <w:instrText xml:space="preserve">ADDIN EN.CITE &lt;EndNote&gt;&lt;Cite&gt;&lt;Author&gt;Drognitz&lt;/Author&gt;&lt;Year&gt;2008&lt;/Year&gt;&lt;RecNum&gt;60&lt;/RecNum&gt;&lt;DisplayText&gt;[44]&lt;/DisplayText&gt;&lt;record&gt;&lt;rec-number&gt;60&lt;/rec-number&gt;&lt;foreign-keys&gt;&lt;key app="EN" db-id="a5zrtwxvhppvt9e9dxnpewrwdasxs2pwvxza" timestamp="1690669994"&gt;60&lt;/key&gt;&lt;/foreign-keys&gt;&lt;ref-type name="Journal Article"&gt;17&lt;/ref-type&gt;&lt;contributors&gt;&lt;authors&gt;&lt;author&gt;Drognitz, O.&lt;/author&gt;&lt;author&gt;Henne, K.&lt;/author&gt;&lt;author&gt;Weissenberger, C.&lt;/author&gt;&lt;author&gt;Bruggmoser, G.&lt;/author&gt;&lt;author&gt;Gobel, H.&lt;/author&gt;&lt;author&gt;Hopt, U. T.&lt;/author&gt;&lt;author&gt;Frommhold, H.&lt;/author&gt;&lt;author&gt;Ruf, G.&lt;/author&gt;&lt;/authors&gt;&lt;/contributors&gt;&lt;auth-address&gt;Department of Surgery, Division of General and Visceral Surgery, University of Freiburg, Freiburg, Germany. oliverdrogdnitz@web.de&lt;/auth-address&gt;&lt;titles&gt;&lt;title&gt;Long-term results after intraoperative radiation therapy for gastric cancer&lt;/title&gt;&lt;secondary-title&gt;Int J Radiat Oncol Biol Phys&lt;/secondary-title&gt;&lt;/titles&gt;&lt;periodical&gt;&lt;full-title&gt;Int J Radiat Oncol Biol Phys&lt;/full-title&gt;&lt;/periodical&gt;&lt;pages&gt;715-21&lt;/pages&gt;&lt;volume&gt;70&lt;/volume&gt;&lt;number&gt;3&lt;/number&gt;&lt;edition&gt;2008/01/01&lt;/edition&gt;&lt;keywords&gt;&lt;keyword&gt;Adult&lt;/keyword&gt;&lt;keyword&gt;Aged&lt;/keyword&gt;&lt;keyword&gt;Aged, 80 and over&lt;/keyword&gt;&lt;keyword&gt;Case-Control Studies&lt;/keyword&gt;&lt;keyword&gt;Female&lt;/keyword&gt;&lt;keyword&gt;Gastrectomy&lt;/keyword&gt;&lt;keyword&gt;Humans&lt;/keyword&gt;&lt;keyword&gt;Intraoperative Period&lt;/keyword&gt;&lt;keyword&gt;Male&lt;/keyword&gt;&lt;keyword&gt;Middle Aged&lt;/keyword&gt;&lt;keyword&gt;Neoplasm Staging&lt;/keyword&gt;&lt;keyword&gt;Retrospective Studies&lt;/keyword&gt;&lt;keyword&gt;Stomach Neoplasms/*mortality/*radiotherapy/surgery&lt;/keyword&gt;&lt;keyword&gt;Survival Rate&lt;/keyword&gt;&lt;/keywords&gt;&lt;dates&gt;&lt;year&gt;2008&lt;/year&gt;&lt;pub-dates&gt;&lt;date&gt;Mar 1&lt;/date&gt;&lt;/pub-dates&gt;&lt;/dates&gt;&lt;isbn&gt;0360-3016 (Print)&amp;#xD;0360-3016 (Linking)&lt;/isbn&gt;&lt;accession-num&gt;18164840&lt;/accession-num&gt;&lt;urls&gt;&lt;related-urls&gt;&lt;url&gt;https://www.ncbi.nlm.nih.gov/pubmed/18164840&lt;/url&gt;&lt;/related-urls&gt;&lt;/urls&gt;&lt;electronic-resource-num&gt;10.1016/j.ijrobp.2007.07.2331&lt;/electronic-resource-num&gt;&lt;/record&gt;&lt;/Cite&gt;&lt;/EndNote&gt;</w:instrTex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t>[44]</w: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t>. Calvo et. al. reported high local control and 5-year OS of 54.6% in their contemporary retrospective series of 32 patients with stage II or III primary gastric adenocarcinoma treated with a curative-intent D2 resection and IORT</w:t>
      </w:r>
      <w:r>
        <w:rPr>
          <w:rFonts w:cs="Times New Roman" w:ascii="Times New Roman" w:hAnsi="Times New Roman"/>
          <w:color w:val="212121"/>
          <w:sz w:val="24"/>
          <w:szCs w:val="24"/>
          <w:shd w:fill="FFFFFF" w:val="clear"/>
        </w:rPr>
        <w:t xml:space="preserve"> </w:t>
      </w:r>
      <w:r>
        <w:fldChar w:fldCharType="begin"/>
      </w:r>
      <w:r>
        <w:rPr>
          <w:rFonts w:cs="Times New Roman" w:ascii="Times New Roman" w:hAnsi="Times New Roman"/>
          <w:color w:val="212121"/>
          <w:sz w:val="24"/>
          <w:szCs w:val="24"/>
          <w:shd w:fill="FFFFFF" w:val="clear"/>
        </w:rPr>
        <w:instrText xml:space="preserve">ADDIN EN.CITE</w:instrText>
      </w:r>
      <w:r>
        <w:rPr>
          <w:rFonts w:cs="Times New Roman" w:ascii="Times New Roman" w:hAnsi="Times New Roman"/>
          <w:color w:val="212121"/>
          <w:sz w:val="24"/>
          <w:szCs w:val="24"/>
          <w:shd w:fill="FFFFFF" w:val="clear"/>
        </w:rPr>
      </w:r>
      <w:r>
        <w:fldChar w:fldCharType="begin"/>
      </w:r>
      <w:r>
        <w:rPr>
          <w:rFonts w:cs="Times New Roman" w:ascii="Times New Roman" w:hAnsi="Times New Roman"/>
          <w:color w:val="212121"/>
          <w:sz w:val="24"/>
          <w:szCs w:val="24"/>
          <w:shd w:fill="FFFFFF" w:val="clear"/>
        </w:rPr>
        <w:instrText xml:space="preserve">ADDIN EN.CITE.DATA</w:instrText>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fldChar w:fldCharType="separate"/>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fldChar w:fldCharType="end"/>
      </w:r>
      <w:r>
        <w:rPr>
          <w:rFonts w:cs="Times New Roman" w:ascii="Times New Roman" w:hAnsi="Times New Roman"/>
          <w:color w:val="212121"/>
          <w:sz w:val="24"/>
          <w:szCs w:val="24"/>
          <w:shd w:fill="FFFFFF" w:val="clear"/>
        </w:rPr>
        <w:fldChar w:fldCharType="separate"/>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t>[45]</w:t>
      </w:r>
      <w:r>
        <w:rPr>
          <w:rFonts w:cs="Times New Roman" w:ascii="Times New Roman" w:hAnsi="Times New Roman"/>
          <w:color w:val="212121"/>
          <w:sz w:val="24"/>
          <w:szCs w:val="24"/>
          <w:shd w:fill="FFFFFF" w:val="clear"/>
        </w:rPr>
      </w:r>
      <w:r>
        <w:rPr>
          <w:rFonts w:cs="Times New Roman" w:ascii="Times New Roman" w:hAnsi="Times New Roman"/>
          <w:color w:val="212121"/>
          <w:sz w:val="24"/>
          <w:szCs w:val="24"/>
          <w:shd w:fill="FFFFFF" w:val="clear"/>
        </w:rPr>
        <w:fldChar w:fldCharType="end"/>
      </w:r>
      <w:r>
        <w:rPr>
          <w:rFonts w:cs="Times New Roman" w:ascii="Times New Roman" w:hAnsi="Times New Roman"/>
          <w:color w:val="212121"/>
          <w:sz w:val="24"/>
          <w:szCs w:val="24"/>
          <w:shd w:fill="FFFFFF" w:val="clear"/>
        </w:rPr>
        <w:t xml:space="preserve">. The limited clinical data in this space can be attributed somewhat to gastric cancer being a rare disease entity and specialized IORT facilities being geographically scattered. While the locoregional benefit of IORT in gastric cancer has been established, long-term survival outcomes across treatment modalities deserve to be examined in prospective, randomized controlled trials.  </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&lt;H3&gt;Pancreatic Cancer</w:t>
      </w:r>
    </w:p>
    <w:p>
      <w:pPr>
        <w:pStyle w:val="Normal"/>
        <w:spacing w:lineRule="auto" w:line="480" w:before="0" w:after="0"/>
        <w:rPr>
          <w:rFonts w:ascii="Times New Roman" w:hAnsi="Times New Roman" w:cs="Times New Roman"/>
          <w:kern w:val="0"/>
          <w:sz w:val="24"/>
          <w:szCs w:val="24"/>
        </w:rPr>
      </w:pPr>
      <w:r>
        <w:rPr>
          <w:rFonts w:cs="Times New Roman" w:ascii="Times New Roman" w:hAnsi="Times New Roman"/>
          <w:sz w:val="24"/>
          <w:szCs w:val="24"/>
        </w:rPr>
        <w:tab/>
        <w:t>Most patients with pancreatic cancer will present with metastatic disease or develop metastatic disease after local therapy.  Only a selected group of patients may benefit from IORT. From 1978 to 2001, 150 patients at MGH with locally advanced pancreatic cancer (LAPC) received IOERT combined with definitive EBRT and 5-fluorouracil-based chemotherapy</w:t>
      </w:r>
      <w:r>
        <w:rPr>
          <w:rFonts w:cs="Times New Roman" w:ascii="Times New Roman" w:hAnsi="Times New Roman"/>
          <w:kern w:val="0"/>
          <w:sz w:val="24"/>
          <w:szCs w:val="24"/>
        </w:rPr>
        <w:t xml:space="preserve">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[46]</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 xml:space="preserve">. While only modest 3- and 5-year survival rates (7 and 4%, respectively) were reported, long-term survival was achieved in 8 patients, 5 of which were alive at or beyond 5 years, and improved OS was significantly related to smaller IOERT applicator diameter (tumor size surrogate)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[46]</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w:t>
      </w:r>
      <w:r>
        <w:rPr>
          <w:rFonts w:cs="Times New Roman" w:ascii="Times New Roman" w:hAnsi="Times New Roman"/>
          <w:sz w:val="24"/>
          <w:szCs w:val="24"/>
        </w:rPr>
        <w:t xml:space="preserve"> </w:t>
      </w:r>
      <w:r>
        <w:rPr>
          <w:rFonts w:cs="Times New Roman" w:ascii="Times New Roman" w:hAnsi="Times New Roman"/>
          <w:kern w:val="0"/>
          <w:sz w:val="24"/>
          <w:szCs w:val="24"/>
        </w:rPr>
        <w:t xml:space="preserve">Since 2006, MGH has used induction gemcitabine to screen for patients with LAPC most likely to benefit from chemoradiation and IORT instead of post-IORT maintenance chemotherapy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[47]</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 xml:space="preserve">. MGH studied 194 patients with LAPC treated with IORT and those who received chemotherapy, had small tumors, and had low pretreatment Charlson age-comorbidity indices achieved a median OS of 21.2 months and 3-year OS of 20%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[47]</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 Between 2002 and 2010, 28 patients with borderline resectable or locally unresectable pancreas cancer underwent preoperative chemoradiation followed by restaging, surgical resection, and IOERT at Mayo Clinic Arizona</w:t>
      </w:r>
      <w:r>
        <w:rPr>
          <w:rFonts w:cs="Times New Roman" w:ascii="Times New Roman" w:hAnsi="Times New Roman"/>
          <w:sz w:val="24"/>
          <w:szCs w:val="24"/>
        </w:rPr>
        <w:t xml:space="preserve"> </w:t>
      </w:r>
      <w:r>
        <w:fldChar w:fldCharType="begin"/>
      </w:r>
      <w:r>
        <w:rPr>
          <w:rFonts w:cs="Times New Roman" w:ascii="Times New Roman" w:hAnsi="Times New Roman"/>
          <w:sz w:val="24"/>
          <w:szCs w:val="24"/>
        </w:rPr>
        <w:instrText xml:space="preserve">ADDIN EN.CITE &lt;EndNote&gt;&lt;Cite&gt;&lt;Author&gt;Ashman&lt;/Author&gt;&lt;Year&gt;2013&lt;/Year&gt;&lt;RecNum&gt;62&lt;/RecNum&gt;&lt;DisplayText&gt;[48]&lt;/DisplayText&gt;&lt;record&gt;&lt;rec-number&gt;62&lt;/rec-number&gt;&lt;foreign-keys&gt;&lt;key app="EN" db-id="a5zrtwxvhppvt9e9dxnpewrwdasxs2pwvxza" timestamp="1690677904"&gt;62&lt;/key&gt;&lt;/foreign-keys&gt;&lt;ref-type name="Journal Article"&gt;17&lt;/ref-type&gt;&lt;contributors&gt;&lt;authors&gt;&lt;author&gt;Ashman, J. B.&lt;/author&gt;&lt;author&gt;Moss, A. A.&lt;/author&gt;&lt;author&gt;Rule, W. G.&lt;/author&gt;&lt;author&gt;Callister, M. G.&lt;/author&gt;&lt;author&gt;Reddy, K. S.&lt;/author&gt;&lt;author&gt;Mulligan, D. C.&lt;/author&gt;&lt;author&gt;Collins, J. M.&lt;/author&gt;&lt;author&gt;De Petris, G.&lt;/author&gt;&lt;author&gt;Gunderson, L. L.&lt;/author&gt;&lt;author&gt;Borad, M.&lt;/author&gt;&lt;/authors&gt;&lt;/contributors&gt;&lt;auth-address&gt;Department of Radiation Oncology, Mayo Clinic Cancer Center - Arizona (MCCC-A), Scottsdale/Phoenix, AZ, USA.&lt;/auth-address&gt;&lt;titles&gt;&lt;title&gt;Preoperative chemoradiation and IOERT for unresectable or borderline resectable pancreas cancer&lt;/title&gt;&lt;secondary-title&gt;J Gastrointest Oncol&lt;/secondary-title&gt;&lt;/titles&gt;&lt;periodical&gt;&lt;full-title&gt;J Gastrointest Oncol&lt;/full-title&gt;&lt;/periodical&gt;&lt;pages&gt;352-60&lt;/pages&gt;&lt;volume&gt;4&lt;/volume&gt;&lt;number&gt;4&lt;/number&gt;&lt;edition&gt;2013/12/03&lt;/edition&gt;&lt;keywords&gt;&lt;keyword&gt;Pancreatic neoplasms&lt;/keyword&gt;&lt;keyword&gt;chemotherapy&lt;/keyword&gt;&lt;keyword&gt;intraoperative procedures&lt;/keyword&gt;&lt;keyword&gt;radiotherapy&lt;/keyword&gt;&lt;keyword&gt;surgery&lt;/keyword&gt;&lt;/keywords&gt;&lt;dates&gt;&lt;year&gt;2013&lt;/year&gt;&lt;pub-dates&gt;&lt;date&gt;Dec&lt;/date&gt;&lt;/pub-dates&gt;&lt;/dates&gt;&lt;isbn&gt;2078-6891 (Print)&amp;#xD;2219-679X (Electronic)&amp;#xD;2078-6891 (Linking)&lt;/isbn&gt;&lt;accession-num&gt;24294506&lt;/accession-num&gt;&lt;urls&gt;&lt;related-urls&gt;&lt;url&gt;https://www.ncbi.nlm.nih.gov/pubmed/24294506&lt;/url&gt;&lt;/related-urls&gt;&lt;/urls&gt;&lt;custom2&gt;PMC3819779&lt;/custom2&gt;&lt;electronic-resource-num&gt;10.3978/j.issn.2078-6891.2013.006&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[48]</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Extent of surgical resection had a statistically significant impact on overall survival: 3-year OS was 36% after R0/R1 resection whereas no patients with R2 resections were alive at 3 years </w:t>
      </w:r>
      <w:r>
        <w:fldChar w:fldCharType="begin"/>
      </w:r>
      <w:r>
        <w:rPr>
          <w:rFonts w:cs="Times New Roman" w:ascii="Times New Roman" w:hAnsi="Times New Roman"/>
          <w:sz w:val="24"/>
          <w:szCs w:val="24"/>
        </w:rPr>
        <w:instrText xml:space="preserve">ADDIN EN.CITE &lt;EndNote&gt;&lt;Cite&gt;&lt;Author&gt;Ashman&lt;/Author&gt;&lt;Year&gt;2013&lt;/Year&gt;&lt;RecNum&gt;62&lt;/RecNum&gt;&lt;DisplayText&gt;[48]&lt;/DisplayText&gt;&lt;record&gt;&lt;rec-number&gt;62&lt;/rec-number&gt;&lt;foreign-keys&gt;&lt;key app="EN" db-id="a5zrtwxvhppvt9e9dxnpewrwdasxs2pwvxza" timestamp="1690677904"&gt;62&lt;/key&gt;&lt;/foreign-keys&gt;&lt;ref-type name="Journal Article"&gt;17&lt;/ref-type&gt;&lt;contributors&gt;&lt;authors&gt;&lt;author&gt;Ashman, J. B.&lt;/author&gt;&lt;author&gt;Moss, A. A.&lt;/author&gt;&lt;author&gt;Rule, W. G.&lt;/author&gt;&lt;author&gt;Callister, M. G.&lt;/author&gt;&lt;author&gt;Reddy, K. S.&lt;/author&gt;&lt;author&gt;Mulligan, D. C.&lt;/author&gt;&lt;author&gt;Collins, J. M.&lt;/author&gt;&lt;author&gt;De Petris, G.&lt;/author&gt;&lt;author&gt;Gunderson, L. L.&lt;/author&gt;&lt;author&gt;Borad, M.&lt;/author&gt;&lt;/authors&gt;&lt;/contributors&gt;&lt;auth-address&gt;Department of Radiation Oncology, Mayo Clinic Cancer Center - Arizona (MCCC-A), Scottsdale/Phoenix, AZ, USA.&lt;/auth-address&gt;&lt;titles&gt;&lt;title&gt;Preoperative chemoradiation and IOERT for unresectable or borderline resectable pancreas cancer&lt;/title&gt;&lt;secondary-title&gt;J Gastrointest Oncol&lt;/secondary-title&gt;&lt;/titles&gt;&lt;periodical&gt;&lt;full-title&gt;J Gastrointest Oncol&lt;/full-title&gt;&lt;/periodical&gt;&lt;pages&gt;352-60&lt;/pages&gt;&lt;volume&gt;4&lt;/volume&gt;&lt;number&gt;4&lt;/number&gt;&lt;edition&gt;2013/12/03&lt;/edition&gt;&lt;keywords&gt;&lt;keyword&gt;Pancreatic neoplasms&lt;/keyword&gt;&lt;keyword&gt;chemotherapy&lt;/keyword&gt;&lt;keyword&gt;intraoperative procedures&lt;/keyword&gt;&lt;keyword&gt;radiotherapy&lt;/keyword&gt;&lt;keyword&gt;surgery&lt;/keyword&gt;&lt;/keywords&gt;&lt;dates&gt;&lt;year&gt;2013&lt;/year&gt;&lt;pub-dates&gt;&lt;date&gt;Dec&lt;/date&gt;&lt;/pub-dates&gt;&lt;/dates&gt;&lt;isbn&gt;2078-6891 (Print)&amp;#xD;2219-679X (Electronic)&amp;#xD;2078-6891 (Linking)&lt;/isbn&gt;&lt;accession-num&gt;24294506&lt;/accession-num&gt;&lt;urls&gt;&lt;related-urls&gt;&lt;url&gt;https://www.ncbi.nlm.nih.gov/pubmed/24294506&lt;/url&gt;&lt;/related-urls&gt;&lt;/urls&gt;&lt;custom2&gt;PMC3819779&lt;/custom2&gt;&lt;electronic-resource-num&gt;10.3978/j.issn.2078-6891.2013.006&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[48]</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w:t>
      </w:r>
      <w:r>
        <w:rPr>
          <w:rFonts w:cs="Times New Roman" w:ascii="Times New Roman" w:hAnsi="Times New Roman"/>
          <w:kern w:val="0"/>
          <w:sz w:val="24"/>
          <w:szCs w:val="24"/>
        </w:rPr>
        <w:t xml:space="preserve">Another contemporary MGH retrospective review of 158 patients with borderline resectable or locally advanced pancreatic cancer reported the combination of IORT with surgical resection improved survival for those with positive/close margins or unresectable, non-metastatic disease </w:t>
      </w:r>
      <w:r>
        <w:fldChar w:fldCharType="begin"/>
      </w:r>
      <w:r>
        <w:rPr>
          <w:rFonts w:cs="Times New Roman" w:ascii="Times New Roman" w:hAnsi="Times New Roman"/>
          <w:kern w:val="0"/>
          <w:sz w:val="24"/>
          <w:szCs w:val="24"/>
        </w:rPr>
        <w:instrText xml:space="preserve">ADDIN EN.CITE</w:instrText>
      </w:r>
      <w:r>
        <w:rPr>
          <w:rFonts w:cs="Times New Roman" w:ascii="Times New Roman" w:hAnsi="Times New Roman"/>
          <w:kern w:val="0"/>
          <w:sz w:val="24"/>
          <w:szCs w:val="24"/>
        </w:rPr>
      </w:r>
      <w:r>
        <w:fldChar w:fldCharType="begin"/>
      </w:r>
      <w:r>
        <w:rPr>
          <w:rFonts w:cs="Times New Roman" w:ascii="Times New Roman" w:hAnsi="Times New Roman"/>
          <w:kern w:val="0"/>
          <w:sz w:val="24"/>
          <w:szCs w:val="24"/>
        </w:rPr>
        <w:instrText xml:space="preserve">ADDIN EN.CITE.DATA</w:instrText>
      </w:r>
      <w:r>
        <w:rPr>
          <w:rFonts w:cs="Times New Roman" w:ascii="Times New Roman" w:hAnsi="Times New Roman"/>
          <w:kern w:val="0"/>
          <w:sz w:val="24"/>
          <w:szCs w:val="24"/>
        </w:rPr>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fldChar w:fldCharType="separate"/>
      </w:r>
      <w:r>
        <w:rPr>
          <w:rFonts w:cs="Times New Roman" w:ascii="Times New Roman" w:hAnsi="Times New Roman"/>
          <w:kern w:val="0"/>
          <w:sz w:val="24"/>
          <w:szCs w:val="24"/>
        </w:rPr>
      </w:r>
      <w:r>
        <w:rPr>
          <w:rFonts w:cs="Times New Roman" w:ascii="Times New Roman" w:hAnsi="Times New Roman"/>
          <w:kern w:val="0"/>
          <w:sz w:val="24"/>
          <w:szCs w:val="24"/>
        </w:rPr>
        <w:t>[49]</w:t>
      </w:r>
      <w:r>
        <w:rPr>
          <w:rFonts w:cs="Times New Roman" w:ascii="Times New Roman" w:hAnsi="Times New Roman"/>
          <w:kern w:val="0"/>
          <w:sz w:val="24"/>
          <w:szCs w:val="24"/>
        </w:rPr>
      </w:r>
      <w:r>
        <w:rPr>
          <w:rFonts w:cs="Times New Roman" w:ascii="Times New Roman" w:hAnsi="Times New Roman"/>
          <w:kern w:val="0"/>
          <w:sz w:val="24"/>
          <w:szCs w:val="24"/>
        </w:rPr>
        <w:fldChar w:fldCharType="end"/>
      </w:r>
      <w:r>
        <w:rPr>
          <w:rFonts w:cs="Times New Roman" w:ascii="Times New Roman" w:hAnsi="Times New Roman"/>
          <w:kern w:val="0"/>
          <w:sz w:val="24"/>
          <w:szCs w:val="24"/>
        </w:rPr>
        <w:t xml:space="preserve">. The disease control and survival outcomes findings were consistent across the studies described above. </w:t>
      </w:r>
    </w:p>
    <w:p>
      <w:pPr>
        <w:pStyle w:val="Normal"/>
        <w:spacing w:lineRule="auto" w:line="480" w:before="0" w:after="0"/>
        <w:ind w:firstLine="720"/>
        <w:rPr>
          <w:rFonts w:ascii="Times New Roman" w:hAnsi="Times New Roman" w:cs="Times New Roman"/>
          <w:kern w:val="0"/>
          <w:sz w:val="24"/>
          <w:szCs w:val="24"/>
        </w:rPr>
      </w:pPr>
      <w:r>
        <w:rPr>
          <w:rFonts w:cs="Times New Roman" w:ascii="Times New Roman" w:hAnsi="Times New Roman"/>
          <w:kern w:val="0"/>
          <w:sz w:val="24"/>
          <w:szCs w:val="24"/>
        </w:rPr>
        <w:t xml:space="preserve">Given the high propensity for patients with LAPC to develop abdominal relapses and distant metastases, more effective systemic therapies must be developed to see improved survival outcomes in this patient population. </w:t>
      </w:r>
      <w:r>
        <w:rPr>
          <w:rFonts w:cs="Times New Roman" w:ascii="Times New Roman" w:hAnsi="Times New Roman"/>
          <w:sz w:val="24"/>
          <w:szCs w:val="24"/>
        </w:rPr>
        <w:t xml:space="preserve">The MGH Phase II </w:t>
      </w:r>
      <w:r>
        <w:rPr>
          <w:rFonts w:cs="Times New Roman" w:ascii="Times New Roman" w:hAnsi="Times New Roman"/>
          <w:color w:val="000000"/>
          <w:sz w:val="24"/>
          <w:szCs w:val="24"/>
          <w:shd w:fill="FFFFFF" w:val="clear"/>
        </w:rPr>
        <w:t>Pancreatic AdenoCarcinoma with Electron intraoperative Radiation therapy (PACER) trial is actively recruiting and is examining the efficacy of IORT in treating pancreatic cancer after 3-6 months of chemotherapy and EBRT (NCT03716531</w:t>
      </w:r>
      <w:r>
        <w:rPr>
          <w:rFonts w:cs="Times New Roman" w:ascii="Times New Roman" w:hAnsi="Times New Roman"/>
          <w:color w:val="1B1B1B"/>
          <w:sz w:val="24"/>
          <w:szCs w:val="24"/>
          <w:shd w:fill="FFFFFF" w:val="clear"/>
        </w:rPr>
        <w:t xml:space="preserve">). The ESTRO/ACROP IORT Task Force formally published recommendations for IOERT in unresected and borderline-unresected pancreatic cancer, as it has been shown to be a risk-adaptive technique that improves local control and long-term survival in well-selected patients </w:t>
      </w:r>
      <w:r>
        <w:fldChar w:fldCharType="begin"/>
      </w:r>
      <w:r>
        <w:rPr>
          <w:rFonts w:cs="Times New Roman" w:ascii="Times New Roman" w:hAnsi="Times New Roman"/>
          <w:color w:val="1B1B1B"/>
          <w:sz w:val="24"/>
          <w:szCs w:val="24"/>
          <w:shd w:fill="FFFFFF" w:val="clear"/>
        </w:rPr>
        <w:instrText xml:space="preserve">ADDIN EN.CITE</w:instrText>
      </w:r>
      <w:r>
        <w:rPr>
          <w:rFonts w:cs="Times New Roman" w:ascii="Times New Roman" w:hAnsi="Times New Roman"/>
          <w:color w:val="1B1B1B"/>
          <w:sz w:val="24"/>
          <w:szCs w:val="24"/>
          <w:shd w:fill="FFFFFF" w:val="clear"/>
        </w:rPr>
      </w:r>
      <w:r>
        <w:fldChar w:fldCharType="begin"/>
      </w:r>
      <w:r>
        <w:rPr>
          <w:rFonts w:cs="Times New Roman" w:ascii="Times New Roman" w:hAnsi="Times New Roman"/>
          <w:color w:val="1B1B1B"/>
          <w:sz w:val="24"/>
          <w:szCs w:val="24"/>
          <w:shd w:fill="FFFFFF" w:val="clear"/>
        </w:rPr>
        <w:instrText xml:space="preserve">ADDIN EN.CITE.DATA</w:instrTex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t>[50, 51]</w: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t xml:space="preserve">. In the United States, however, no formal guidelines exist for treating pancreatic cancer with IORT, and it is only performed in specialized centers. </w:t>
      </w:r>
    </w:p>
    <w:p>
      <w:pPr>
        <w:pStyle w:val="Normal"/>
        <w:spacing w:lineRule="auto" w:line="480" w:before="0" w:after="0"/>
        <w:rPr>
          <w:rFonts w:ascii="Times New Roman" w:hAnsi="Times New Roman" w:cs="Times New Roman"/>
          <w:i/>
          <w:iCs/>
          <w:color w:val="1B1B1B"/>
          <w:sz w:val="24"/>
          <w:szCs w:val="24"/>
          <w:shd w:fill="FFFFFF" w:val="clear"/>
        </w:rPr>
      </w:pPr>
      <w:r>
        <w:rPr>
          <w:rFonts w:cs="Times New Roman" w:ascii="Times New Roman" w:hAnsi="Times New Roman"/>
          <w:i/>
          <w:iCs/>
          <w:color w:val="1B1B1B"/>
          <w:sz w:val="24"/>
          <w:szCs w:val="24"/>
          <w:shd w:fill="FFFFFF" w:val="clear"/>
        </w:rPr>
        <w:t>&lt;H3&gt;Colorectal Cancer</w:t>
      </w:r>
    </w:p>
    <w:p>
      <w:pPr>
        <w:pStyle w:val="Normal"/>
        <w:spacing w:lineRule="auto" w:line="480" w:before="0" w:after="0"/>
        <w:ind w:firstLine="720"/>
        <w:rPr>
          <w:rFonts w:ascii="Times New Roman" w:hAnsi="Times New Roman" w:cs="Times New Roman"/>
          <w:i/>
          <w:iCs/>
          <w:color w:val="1B1B1B"/>
          <w:sz w:val="24"/>
          <w:szCs w:val="24"/>
          <w:shd w:fill="FFFFFF" w:val="clear"/>
        </w:rPr>
      </w:pPr>
      <w:r>
        <w:rPr>
          <w:rFonts w:cs="Times New Roman" w:ascii="Times New Roman" w:hAnsi="Times New Roman"/>
          <w:color w:val="1B1B1B"/>
          <w:sz w:val="24"/>
          <w:szCs w:val="24"/>
          <w:shd w:fill="FFFFFF" w:val="clear"/>
        </w:rPr>
        <w:t xml:space="preserve">Optimal management of locally advanced rectal cancer (LARC) requires aggressive chemoradiotherapy and radical surgical resection. Complete resections are difficult to obtain due to the frequent involvement of pelvic bones. Only two randomized controlled trials have examined standard-of-care treatment plus IORT for rectal cancer. The Japanese study found equivalent oncologic outcomes between the control [bilateral lateral lymph node dissection (LLND) + limited pelvic autonomic nerve preservation (PANP)] and IORT [bilateral LLND + complete PANP + IORT] groups and was limited by sample size (n = 44) </w:t>
      </w:r>
      <w:r>
        <w:fldChar w:fldCharType="begin"/>
      </w:r>
      <w:r>
        <w:rPr>
          <w:rFonts w:cs="Times New Roman" w:ascii="Times New Roman" w:hAnsi="Times New Roman"/>
          <w:color w:val="1B1B1B"/>
          <w:sz w:val="24"/>
          <w:szCs w:val="24"/>
          <w:shd w:fill="FFFFFF" w:val="clear"/>
        </w:rPr>
        <w:instrText xml:space="preserve">ADDIN EN.CITE</w:instrText>
      </w:r>
      <w:r>
        <w:rPr>
          <w:rFonts w:cs="Times New Roman" w:ascii="Times New Roman" w:hAnsi="Times New Roman"/>
          <w:color w:val="1B1B1B"/>
          <w:sz w:val="24"/>
          <w:szCs w:val="24"/>
          <w:shd w:fill="FFFFFF" w:val="clear"/>
        </w:rPr>
      </w:r>
      <w:r>
        <w:fldChar w:fldCharType="begin"/>
      </w:r>
      <w:r>
        <w:rPr>
          <w:rFonts w:cs="Times New Roman" w:ascii="Times New Roman" w:hAnsi="Times New Roman"/>
          <w:color w:val="1B1B1B"/>
          <w:sz w:val="24"/>
          <w:szCs w:val="24"/>
          <w:shd w:fill="FFFFFF" w:val="clear"/>
        </w:rPr>
        <w:instrText xml:space="preserve">ADDIN EN.CITE.DATA</w:instrTex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t>[52]</w: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t xml:space="preserve">. The French study enrolled 142 patients with LARC, randomized them to 4-weeks of preoperative radiotherapy + surgical resection ± IORT, and failed to demonstrate a LC and DFS benefit between groups </w:t>
      </w:r>
      <w:r>
        <w:fldChar w:fldCharType="begin"/>
      </w:r>
      <w:r>
        <w:rPr>
          <w:rFonts w:cs="Times New Roman" w:ascii="Times New Roman" w:hAnsi="Times New Roman"/>
          <w:color w:val="1B1B1B"/>
          <w:sz w:val="24"/>
          <w:szCs w:val="24"/>
          <w:shd w:fill="FFFFFF" w:val="clear"/>
        </w:rPr>
        <w:instrText xml:space="preserve">ADDIN EN.CITE &lt;EndNote&gt;&lt;Cite&gt;&lt;Author&gt;Dubois&lt;/Author&gt;&lt;Year&gt;2011&lt;/Year&gt;&lt;RecNum&gt;118&lt;/RecNum&gt;&lt;DisplayText&gt;[53]&lt;/DisplayText&gt;&lt;record&gt;&lt;rec-number&gt;118&lt;/rec-number&gt;&lt;foreign-keys&gt;&lt;key app="EN" db-id="a5zrtwxvhppvt9e9dxnpewrwdasxs2pwvxza" timestamp="1694388756"&gt;118&lt;/key&gt;&lt;/foreign-keys&gt;&lt;ref-type name="Journal Article"&gt;17&lt;/ref-type&gt;&lt;contributors&gt;&lt;authors&gt;&lt;author&gt;Dubois, J. B.&lt;/author&gt;&lt;author&gt;Bussieres, E.&lt;/author&gt;&lt;author&gt;Richaud, P.&lt;/author&gt;&lt;author&gt;Rouanet, P.&lt;/author&gt;&lt;author&gt;Becouarn, Y.&lt;/author&gt;&lt;author&gt;Mathoulin-Pelissier, S.&lt;/author&gt;&lt;author&gt;Saint-Aubert, B.&lt;/author&gt;&lt;author&gt;Ychou, M.&lt;/author&gt;&lt;/authors&gt;&lt;/contributors&gt;&lt;auth-address&gt;CRLC Val d&amp;apos;Aurelle-Paul Lamarque, 208 Rue des Apothicaires, Montpellier Cedex 5, France. jbdubois@valdorel.fnclcc.fr&lt;/auth-address&gt;&lt;titles&gt;&lt;title&gt;Intra-operative radiotherapy of rectal cancer: results of the French multi-institutional randomized study&lt;/title&gt;&lt;secondary-title&gt;Radiother Oncol&lt;/secondary-title&gt;&lt;/titles&gt;&lt;periodical&gt;&lt;full-title&gt;Radiother Oncol&lt;/full-title&gt;&lt;/periodical&gt;&lt;pages&gt;298-303&lt;/pages&gt;&lt;volume&gt;98&lt;/volume&gt;&lt;number&gt;3&lt;/number&gt;&lt;edition&gt;2011/02/23&lt;/edition&gt;&lt;keywords&gt;&lt;keyword&gt;Adenocarcinoma/mortality/*radiotherapy/*surgery&lt;/keyword&gt;&lt;keyword&gt;Adult&lt;/keyword&gt;&lt;keyword&gt;Aged&lt;/keyword&gt;&lt;keyword&gt;Aged, 80 and over&lt;/keyword&gt;&lt;keyword&gt;Female&lt;/keyword&gt;&lt;keyword&gt;France&lt;/keyword&gt;&lt;keyword&gt;Humans&lt;/keyword&gt;&lt;keyword&gt;Intraoperative Period&lt;/keyword&gt;&lt;keyword&gt;Male&lt;/keyword&gt;&lt;keyword&gt;Middle Aged&lt;/keyword&gt;&lt;keyword&gt;Rectal Neoplasms/mortality/*radiotherapy/*surgery&lt;/keyword&gt;&lt;keyword&gt;Survival Analysis&lt;/keyword&gt;&lt;keyword&gt;Treatment Outcome&lt;/keyword&gt;&lt;/keywords&gt;&lt;dates&gt;&lt;year&gt;2011&lt;/year&gt;&lt;pub-dates&gt;&lt;date&gt;Mar&lt;/date&gt;&lt;/pub-dates&gt;&lt;/dates&gt;&lt;isbn&gt;1879-0887 (Electronic)&amp;#xD;0167-8140 (Linking)&lt;/isbn&gt;&lt;accession-num&gt;21339010&lt;/accession-num&gt;&lt;urls&gt;&lt;related-urls&gt;&lt;url&gt;https://www.ncbi.nlm.nih.gov/pubmed/21339010&lt;/url&gt;&lt;/related-urls&gt;&lt;/urls&gt;&lt;electronic-resource-num&gt;10.1016/j.radonc.2011.01.017&lt;/electronic-resource-num&gt;&lt;/record&gt;&lt;/Cite&gt;&lt;/EndNote&gt;</w:instrTex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t>[53]</w: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t xml:space="preserve">. The latter study may not have included the ideal candidates for IORT as nearly 90% of patients had stage T3 disease </w:t>
      </w:r>
      <w:r>
        <w:fldChar w:fldCharType="begin"/>
      </w:r>
      <w:r>
        <w:rPr>
          <w:rFonts w:cs="Times New Roman" w:ascii="Times New Roman" w:hAnsi="Times New Roman"/>
          <w:color w:val="1B1B1B"/>
          <w:sz w:val="24"/>
          <w:szCs w:val="24"/>
          <w:shd w:fill="FFFFFF" w:val="clear"/>
        </w:rPr>
        <w:instrText xml:space="preserve">ADDIN EN.CITE &lt;EndNote&gt;&lt;Cite&gt;&lt;Author&gt;Dubois&lt;/Author&gt;&lt;Year&gt;2011&lt;/Year&gt;&lt;RecNum&gt;118&lt;/RecNum&gt;&lt;DisplayText&gt;[53]&lt;/DisplayText&gt;&lt;record&gt;&lt;rec-number&gt;118&lt;/rec-number&gt;&lt;foreign-keys&gt;&lt;key app="EN" db-id="a5zrtwxvhppvt9e9dxnpewrwdasxs2pwvxza" timestamp="1694388756"&gt;118&lt;/key&gt;&lt;/foreign-keys&gt;&lt;ref-type name="Journal Article"&gt;17&lt;/ref-type&gt;&lt;contributors&gt;&lt;authors&gt;&lt;author&gt;Dubois, J. B.&lt;/author&gt;&lt;author&gt;Bussieres, E.&lt;/author&gt;&lt;author&gt;Richaud, P.&lt;/author&gt;&lt;author&gt;Rouanet, P.&lt;/author&gt;&lt;author&gt;Becouarn, Y.&lt;/author&gt;&lt;author&gt;Mathoulin-Pelissier, S.&lt;/author&gt;&lt;author&gt;Saint-Aubert, B.&lt;/author&gt;&lt;author&gt;Ychou, M.&lt;/author&gt;&lt;/authors&gt;&lt;/contributors&gt;&lt;auth-address&gt;CRLC Val d&amp;apos;Aurelle-Paul Lamarque, 208 Rue des Apothicaires, Montpellier Cedex 5, France. jbdubois@valdorel.fnclcc.fr&lt;/auth-address&gt;&lt;titles&gt;&lt;title&gt;Intra-operative radiotherapy of rectal cancer: results of the French multi-institutional randomized study&lt;/title&gt;&lt;secondary-title&gt;Radiother Oncol&lt;/secondary-title&gt;&lt;/titles&gt;&lt;periodical&gt;&lt;full-title&gt;Radiother Oncol&lt;/full-title&gt;&lt;/periodical&gt;&lt;pages&gt;298-303&lt;/pages&gt;&lt;volume&gt;98&lt;/volume&gt;&lt;number&gt;3&lt;/number&gt;&lt;edition&gt;2011/02/23&lt;/edition&gt;&lt;keywords&gt;&lt;keyword&gt;Adenocarcinoma/mortality/*radiotherapy/*surgery&lt;/keyword&gt;&lt;keyword&gt;Adult&lt;/keyword&gt;&lt;keyword&gt;Aged&lt;/keyword&gt;&lt;keyword&gt;Aged, 80 and over&lt;/keyword&gt;&lt;keyword&gt;Female&lt;/keyword&gt;&lt;keyword&gt;France&lt;/keyword&gt;&lt;keyword&gt;Humans&lt;/keyword&gt;&lt;keyword&gt;Intraoperative Period&lt;/keyword&gt;&lt;keyword&gt;Male&lt;/keyword&gt;&lt;keyword&gt;Middle Aged&lt;/keyword&gt;&lt;keyword&gt;Rectal Neoplasms/mortality/*radiotherapy/*surgery&lt;/keyword&gt;&lt;keyword&gt;Survival Analysis&lt;/keyword&gt;&lt;keyword&gt;Treatment Outcome&lt;/keyword&gt;&lt;/keywords&gt;&lt;dates&gt;&lt;year&gt;2011&lt;/year&gt;&lt;pub-dates&gt;&lt;date&gt;Mar&lt;/date&gt;&lt;/pub-dates&gt;&lt;/dates&gt;&lt;isbn&gt;1879-0887 (Electronic)&amp;#xD;0167-8140 (Linking)&lt;/isbn&gt;&lt;accession-num&gt;21339010&lt;/accession-num&gt;&lt;urls&gt;&lt;related-urls&gt;&lt;url&gt;https://www.ncbi.nlm.nih.gov/pubmed/21339010&lt;/url&gt;&lt;/related-urls&gt;&lt;/urls&gt;&lt;electronic-resource-num&gt;10.1016/j.radonc.2011.01.017&lt;/electronic-resource-num&gt;&lt;/record&gt;&lt;/Cite&gt;&lt;/EndNote&gt;</w:instrTex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t>[53]</w: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t xml:space="preserve">. Two prospective cohort pooled analyses have shown the benefit of IORT in local control and survival in patients with LARC and positive margins </w:t>
      </w:r>
      <w:r>
        <w:fldChar w:fldCharType="begin"/>
      </w:r>
      <w:r>
        <w:rPr>
          <w:rFonts w:cs="Times New Roman" w:ascii="Times New Roman" w:hAnsi="Times New Roman"/>
          <w:color w:val="1B1B1B"/>
          <w:sz w:val="24"/>
          <w:szCs w:val="24"/>
          <w:shd w:fill="FFFFFF" w:val="clear"/>
        </w:rPr>
        <w:instrText xml:space="preserve">ADDIN EN.CITE</w:instrText>
      </w:r>
      <w:r>
        <w:rPr>
          <w:rFonts w:cs="Times New Roman" w:ascii="Times New Roman" w:hAnsi="Times New Roman"/>
          <w:color w:val="1B1B1B"/>
          <w:sz w:val="24"/>
          <w:szCs w:val="24"/>
          <w:shd w:fill="FFFFFF" w:val="clear"/>
        </w:rPr>
      </w:r>
      <w:r>
        <w:fldChar w:fldCharType="begin"/>
      </w:r>
      <w:r>
        <w:rPr>
          <w:rFonts w:cs="Times New Roman" w:ascii="Times New Roman" w:hAnsi="Times New Roman"/>
          <w:color w:val="1B1B1B"/>
          <w:sz w:val="24"/>
          <w:szCs w:val="24"/>
          <w:shd w:fill="FFFFFF" w:val="clear"/>
        </w:rPr>
        <w:instrText xml:space="preserve">ADDIN EN.CITE.DATA</w:instrTex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t>[54, 55]</w: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t xml:space="preserve">. Alberda et al. retrospectively analyzed patients with microscopically involved circumferential resection margins and reported 5-year local recurrence-free survival favoring those who were treated with IORT versus without IORT (84 vs 41%, p = 0.01) </w:t>
      </w:r>
      <w:r>
        <w:fldChar w:fldCharType="begin"/>
      </w:r>
      <w:r>
        <w:rPr>
          <w:rFonts w:cs="Times New Roman" w:ascii="Times New Roman" w:hAnsi="Times New Roman"/>
          <w:color w:val="1B1B1B"/>
          <w:sz w:val="24"/>
          <w:szCs w:val="24"/>
          <w:shd w:fill="FFFFFF" w:val="clear"/>
        </w:rPr>
        <w:instrText xml:space="preserve">ADDIN EN.CITE</w:instrText>
      </w:r>
      <w:r>
        <w:rPr>
          <w:rFonts w:cs="Times New Roman" w:ascii="Times New Roman" w:hAnsi="Times New Roman"/>
          <w:color w:val="1B1B1B"/>
          <w:sz w:val="24"/>
          <w:szCs w:val="24"/>
          <w:shd w:fill="FFFFFF" w:val="clear"/>
        </w:rPr>
      </w:r>
      <w:r>
        <w:fldChar w:fldCharType="begin"/>
      </w:r>
      <w:r>
        <w:rPr>
          <w:rFonts w:cs="Times New Roman" w:ascii="Times New Roman" w:hAnsi="Times New Roman"/>
          <w:color w:val="1B1B1B"/>
          <w:sz w:val="24"/>
          <w:szCs w:val="24"/>
          <w:shd w:fill="FFFFFF" w:val="clear"/>
        </w:rPr>
        <w:instrText xml:space="preserve">ADDIN EN.CITE.DATA</w:instrTex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t>[56]</w: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t xml:space="preserve">. The ESTRO/ACROP have formally published recommendations for using IORT in patients with primary locally advanced and locally recurrent rectal cancer, as IOERT has consistently achieved long-term local control and higher survival rates </w:t>
      </w:r>
      <w:r>
        <w:fldChar w:fldCharType="begin"/>
      </w:r>
      <w:r>
        <w:rPr>
          <w:rFonts w:cs="Times New Roman" w:ascii="Times New Roman" w:hAnsi="Times New Roman"/>
          <w:color w:val="1B1B1B"/>
          <w:sz w:val="24"/>
          <w:szCs w:val="24"/>
          <w:shd w:fill="FFFFFF" w:val="clear"/>
        </w:rPr>
        <w:instrText xml:space="preserve">ADDIN EN.CITE</w:instrText>
      </w:r>
      <w:r>
        <w:rPr>
          <w:rFonts w:cs="Times New Roman" w:ascii="Times New Roman" w:hAnsi="Times New Roman"/>
          <w:color w:val="1B1B1B"/>
          <w:sz w:val="24"/>
          <w:szCs w:val="24"/>
          <w:shd w:fill="FFFFFF" w:val="clear"/>
        </w:rPr>
      </w:r>
      <w:r>
        <w:fldChar w:fldCharType="begin"/>
      </w:r>
      <w:r>
        <w:rPr>
          <w:rFonts w:cs="Times New Roman" w:ascii="Times New Roman" w:hAnsi="Times New Roman"/>
          <w:color w:val="1B1B1B"/>
          <w:sz w:val="24"/>
          <w:szCs w:val="24"/>
          <w:shd w:fill="FFFFFF" w:val="clear"/>
        </w:rPr>
        <w:instrText xml:space="preserve">ADDIN EN.CITE.DATA</w:instrTex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fldChar w:fldCharType="separate"/>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t>[57, 58]</w:t>
      </w:r>
      <w:r>
        <w:rPr>
          <w:rFonts w:cs="Times New Roman" w:ascii="Times New Roman" w:hAnsi="Times New Roman"/>
          <w:color w:val="1B1B1B"/>
          <w:sz w:val="24"/>
          <w:szCs w:val="24"/>
          <w:shd w:fill="FFFFFF" w:val="clear"/>
        </w:rPr>
      </w:r>
      <w:r>
        <w:rPr>
          <w:rFonts w:cs="Times New Roman" w:ascii="Times New Roman" w:hAnsi="Times New Roman"/>
          <w:color w:val="1B1B1B"/>
          <w:sz w:val="24"/>
          <w:szCs w:val="24"/>
          <w:shd w:fill="FFFFFF" w:val="clear"/>
        </w:rPr>
        <w:fldChar w:fldCharType="end"/>
      </w:r>
      <w:r>
        <w:rPr>
          <w:rFonts w:cs="Times New Roman" w:ascii="Times New Roman" w:hAnsi="Times New Roman"/>
          <w:color w:val="1B1B1B"/>
          <w:sz w:val="24"/>
          <w:szCs w:val="24"/>
          <w:shd w:fill="FFFFFF" w:val="clear"/>
        </w:rPr>
        <w:t xml:space="preserve">.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&lt;H2&gt;Gynecologic Cancers</w:t>
      </w:r>
    </w:p>
    <w:p>
      <w:pPr>
        <w:pStyle w:val="Normal"/>
        <w:spacing w:lineRule="auto" w:line="480" w:before="0" w:after="0"/>
        <w:ind w:firstLine="720"/>
        <w:rPr>
          <w:rFonts w:ascii="Times New Roman" w:hAnsi="Times New Roman" w:cs="Times New Roman"/>
          <w:color w:val="333333"/>
          <w:sz w:val="24"/>
          <w:szCs w:val="24"/>
          <w:shd w:fill="FFFFFF" w:val="clear"/>
        </w:rPr>
      </w:pPr>
      <w:r>
        <w:rPr>
          <w:rFonts w:cs="Times New Roman" w:ascii="Times New Roman" w:hAnsi="Times New Roman"/>
          <w:sz w:val="24"/>
          <w:szCs w:val="24"/>
        </w:rPr>
        <w:t xml:space="preserve">The evidence for a potential benefit of IORT in gynecologic cancers is predominantly from small, single-institution, retrospective series involving heterogeneous cancer types. </w:t>
      </w:r>
      <w:r>
        <w:rPr>
          <w:rFonts w:cs="Times New Roman" w:ascii="Times New Roman" w:hAnsi="Times New Roman"/>
          <w:color w:val="333333"/>
          <w:sz w:val="24"/>
          <w:szCs w:val="24"/>
          <w:shd w:fill="FFFFFF" w:val="clear"/>
        </w:rPr>
        <w:t xml:space="preserve">A group at Stanford Cancer Center retrospectively reviewed 36 patients with gynecologic cancers treated with IORT between 1986-2005 and multivariate analysis demonstrated numerous significant prognostic factors </w:t>
      </w:r>
      <w:r>
        <w:fldChar w:fldCharType="begin"/>
      </w:r>
      <w:r>
        <w:rPr>
          <w:rFonts w:cs="Times New Roman" w:ascii="Times New Roman" w:hAnsi="Times New Roman"/>
          <w:color w:val="333333"/>
          <w:sz w:val="24"/>
          <w:szCs w:val="24"/>
          <w:shd w:fill="FFFFFF" w:val="clear"/>
        </w:rPr>
        <w:instrText xml:space="preserve">ADDIN EN.CITE</w:instrText>
      </w:r>
      <w:r>
        <w:rPr>
          <w:rFonts w:cs="Times New Roman" w:ascii="Times New Roman" w:hAnsi="Times New Roman"/>
          <w:color w:val="333333"/>
          <w:sz w:val="24"/>
          <w:szCs w:val="24"/>
          <w:shd w:fill="FFFFFF" w:val="clear"/>
        </w:rPr>
      </w:r>
      <w:r>
        <w:fldChar w:fldCharType="begin"/>
      </w:r>
      <w:r>
        <w:rPr>
          <w:rFonts w:cs="Times New Roman" w:ascii="Times New Roman" w:hAnsi="Times New Roman"/>
          <w:color w:val="333333"/>
          <w:sz w:val="24"/>
          <w:szCs w:val="24"/>
          <w:shd w:fill="FFFFFF" w:val="clear"/>
        </w:rPr>
        <w:instrText xml:space="preserve">ADDIN EN.CITE.DATA</w:instrTex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t>[59]</w: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color w:val="333333"/>
          <w:sz w:val="24"/>
          <w:szCs w:val="24"/>
          <w:shd w:fill="FFFFFF" w:val="clear"/>
        </w:rPr>
        <w:t xml:space="preserve">. Disease-free-interval as a continuous variable was prognostic for locoregional control; smaller tumor size was associated with improved distant metastasis-free survival, and longer disease-specific survival correlated with cervix primary, prior surgery, and lower locoregional relapse rates </w:t>
      </w:r>
      <w:r>
        <w:fldChar w:fldCharType="begin"/>
      </w:r>
      <w:r>
        <w:rPr>
          <w:rFonts w:cs="Times New Roman" w:ascii="Times New Roman" w:hAnsi="Times New Roman"/>
          <w:color w:val="333333"/>
          <w:sz w:val="24"/>
          <w:szCs w:val="24"/>
          <w:shd w:fill="FFFFFF" w:val="clear"/>
        </w:rPr>
        <w:instrText xml:space="preserve">ADDIN EN.CITE</w:instrText>
      </w:r>
      <w:r>
        <w:rPr>
          <w:rFonts w:cs="Times New Roman" w:ascii="Times New Roman" w:hAnsi="Times New Roman"/>
          <w:color w:val="333333"/>
          <w:sz w:val="24"/>
          <w:szCs w:val="24"/>
          <w:shd w:fill="FFFFFF" w:val="clear"/>
        </w:rPr>
      </w:r>
      <w:r>
        <w:fldChar w:fldCharType="begin"/>
      </w:r>
      <w:r>
        <w:rPr>
          <w:rFonts w:cs="Times New Roman" w:ascii="Times New Roman" w:hAnsi="Times New Roman"/>
          <w:color w:val="333333"/>
          <w:sz w:val="24"/>
          <w:szCs w:val="24"/>
          <w:shd w:fill="FFFFFF" w:val="clear"/>
        </w:rPr>
        <w:instrText xml:space="preserve">ADDIN EN.CITE.DATA</w:instrTex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t>[59]</w: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color w:val="333333"/>
          <w:sz w:val="24"/>
          <w:szCs w:val="24"/>
          <w:shd w:fill="FFFFFF" w:val="clear"/>
        </w:rPr>
        <w:t xml:space="preserve">. </w:t>
      </w:r>
      <w:r>
        <w:rPr>
          <w:rFonts w:cs="Times New Roman" w:ascii="Times New Roman" w:hAnsi="Times New Roman"/>
          <w:color w:val="212121"/>
          <w:sz w:val="24"/>
          <w:szCs w:val="24"/>
        </w:rPr>
        <w:t xml:space="preserve">Long-term survival was even demonstrated in two patients who received IORT for positive margins after pelvic exenteration </w:t>
      </w:r>
      <w:r>
        <w:fldChar w:fldCharType="begin"/>
      </w:r>
      <w:r>
        <w:rPr>
          <w:rFonts w:cs="Times New Roman" w:ascii="Times New Roman" w:hAnsi="Times New Roman"/>
          <w:color w:val="212121"/>
          <w:sz w:val="24"/>
          <w:szCs w:val="24"/>
        </w:rPr>
        <w:instrText xml:space="preserve">ADDIN EN.CITE</w:instrText>
      </w:r>
      <w:r>
        <w:rPr>
          <w:rFonts w:cs="Times New Roman" w:ascii="Times New Roman" w:hAnsi="Times New Roman"/>
          <w:color w:val="212121"/>
          <w:sz w:val="24"/>
          <w:szCs w:val="24"/>
        </w:rPr>
      </w:r>
      <w:r>
        <w:fldChar w:fldCharType="begin"/>
      </w:r>
      <w:r>
        <w:rPr>
          <w:rFonts w:cs="Times New Roman" w:ascii="Times New Roman" w:hAnsi="Times New Roman"/>
          <w:color w:val="212121"/>
          <w:sz w:val="24"/>
          <w:szCs w:val="24"/>
        </w:rPr>
        <w:instrText xml:space="preserve">ADDIN EN.CITE.DATA</w:instrTex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r>
      <w:r>
        <w:rPr>
          <w:rFonts w:cs="Times New Roman" w:ascii="Times New Roman" w:hAnsi="Times New Roman"/>
          <w:color w:val="212121"/>
          <w:sz w:val="24"/>
          <w:szCs w:val="24"/>
        </w:rPr>
        <w:t>[59]</w: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t xml:space="preserve">. </w:t>
      </w:r>
      <w:r>
        <w:rPr>
          <w:rFonts w:cs="Times New Roman" w:ascii="Times New Roman" w:hAnsi="Times New Roman"/>
          <w:sz w:val="24"/>
          <w:szCs w:val="24"/>
        </w:rPr>
        <w:t>Between 1994 and 2011, 32 patients with advanced or recurrent gynecologic malignancies were treated with IOERT at MGH, and 5-year OS was significantly improved in patients who had microscopic disease (40.9%) versus gross residual disease (9.1%)</w:t>
      </w:r>
      <w:r>
        <w:rPr>
          <w:rFonts w:cs="Times New Roman" w:ascii="Times New Roman" w:hAnsi="Times New Roman"/>
          <w:color w:val="333333"/>
          <w:sz w:val="24"/>
          <w:szCs w:val="24"/>
          <w:shd w:fill="FFFFFF" w:val="clear"/>
        </w:rPr>
        <w:t xml:space="preserve"> </w:t>
      </w:r>
      <w:r>
        <w:fldChar w:fldCharType="begin"/>
      </w:r>
      <w:r>
        <w:rPr>
          <w:rFonts w:cs="Times New Roman" w:ascii="Times New Roman" w:hAnsi="Times New Roman"/>
          <w:color w:val="333333"/>
          <w:sz w:val="24"/>
          <w:szCs w:val="24"/>
          <w:shd w:fill="FFFFFF" w:val="clear"/>
        </w:rPr>
        <w:instrText xml:space="preserve">ADDIN EN.CITE</w:instrText>
      </w:r>
      <w:r>
        <w:rPr>
          <w:rFonts w:cs="Times New Roman" w:ascii="Times New Roman" w:hAnsi="Times New Roman"/>
          <w:color w:val="333333"/>
          <w:sz w:val="24"/>
          <w:szCs w:val="24"/>
          <w:shd w:fill="FFFFFF" w:val="clear"/>
        </w:rPr>
      </w:r>
      <w:r>
        <w:fldChar w:fldCharType="begin"/>
      </w:r>
      <w:r>
        <w:rPr>
          <w:rFonts w:cs="Times New Roman" w:ascii="Times New Roman" w:hAnsi="Times New Roman"/>
          <w:color w:val="333333"/>
          <w:sz w:val="24"/>
          <w:szCs w:val="24"/>
          <w:shd w:fill="FFFFFF" w:val="clear"/>
        </w:rPr>
        <w:instrText xml:space="preserve">ADDIN EN.CITE.DATA</w:instrTex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t>[60]</w: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color w:val="333333"/>
          <w:sz w:val="24"/>
          <w:szCs w:val="24"/>
          <w:shd w:fill="FFFFFF" w:val="clear"/>
        </w:rPr>
        <w:t xml:space="preserve">. Three Mayo Clinic studies have been informative in this space. A small but significant number of women with recurrent endometrial cancer, locally advanced cervical cancer, or recurrent cervical cancer received combined modality therapy plus IOERT and experienced long-term survival even if extensive pelvic surgeries had to be performed </w:t>
      </w:r>
      <w:r>
        <w:fldChar w:fldCharType="begin"/>
      </w:r>
      <w:r>
        <w:rPr>
          <w:rFonts w:cs="Times New Roman" w:ascii="Times New Roman" w:hAnsi="Times New Roman"/>
          <w:color w:val="333333"/>
          <w:sz w:val="24"/>
          <w:szCs w:val="24"/>
          <w:shd w:fill="FFFFFF" w:val="clear"/>
        </w:rPr>
        <w:instrText xml:space="preserve">ADDIN EN.CITE</w:instrText>
      </w:r>
      <w:r>
        <w:rPr>
          <w:rFonts w:cs="Times New Roman" w:ascii="Times New Roman" w:hAnsi="Times New Roman"/>
          <w:color w:val="333333"/>
          <w:sz w:val="24"/>
          <w:szCs w:val="24"/>
          <w:shd w:fill="FFFFFF" w:val="clear"/>
        </w:rPr>
      </w:r>
      <w:r>
        <w:fldChar w:fldCharType="begin"/>
      </w:r>
      <w:r>
        <w:rPr>
          <w:rFonts w:cs="Times New Roman" w:ascii="Times New Roman" w:hAnsi="Times New Roman"/>
          <w:color w:val="333333"/>
          <w:sz w:val="24"/>
          <w:szCs w:val="24"/>
          <w:shd w:fill="FFFFFF" w:val="clear"/>
        </w:rPr>
        <w:instrText xml:space="preserve">ADDIN EN.CITE.DATA</w:instrTex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t>[61, 62]</w: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color w:val="333333"/>
          <w:sz w:val="24"/>
          <w:szCs w:val="24"/>
          <w:shd w:fill="FFFFFF" w:val="clear"/>
        </w:rPr>
        <w:t xml:space="preserve">. Three-year progression-free survival and OS benefits were observed in patients with locally recurrent gynecologic cancer who experienced complete tumor resections with curative-intent radical extirpation, irrespective of whether or not patients received IORT </w:t>
      </w:r>
      <w:r>
        <w:fldChar w:fldCharType="begin"/>
      </w:r>
      <w:r>
        <w:rPr>
          <w:rFonts w:cs="Times New Roman" w:ascii="Times New Roman" w:hAnsi="Times New Roman"/>
          <w:color w:val="333333"/>
          <w:sz w:val="24"/>
          <w:szCs w:val="24"/>
          <w:shd w:fill="FFFFFF" w:val="clear"/>
        </w:rPr>
        <w:instrText xml:space="preserve">ADDIN EN.CITE &lt;EndNote&gt;&lt;Cite&gt;&lt;Author&gt;Delara&lt;/Author&gt;&lt;Year&gt;2021&lt;/Year&gt;&lt;RecNum&gt;148&lt;/RecNum&gt;&lt;DisplayText&gt;[63]&lt;/DisplayText&gt;&lt;record&gt;&lt;rec-number&gt;148&lt;/rec-number&gt;&lt;foreign-keys&gt;&lt;key app="EN" db-id="a5zrtwxvhppvt9e9dxnpewrwdasxs2pwvxza" timestamp="1698101852"&gt;148&lt;/key&gt;&lt;/foreign-keys&gt;&lt;ref-type name="Journal Article"&gt;17&lt;/ref-type&gt;&lt;contributors&gt;&lt;authors&gt;&lt;author&gt;Delara, R.&lt;/author&gt;&lt;author&gt;Yang, J.&lt;/author&gt;&lt;author&gt;Suarez-Salvador, E.&lt;/author&gt;&lt;author&gt;Vora, S.&lt;/author&gt;&lt;author&gt;Magrina, J.&lt;/author&gt;&lt;author&gt;Butler, K.&lt;/author&gt;&lt;author&gt;Magtibay, P.&lt;/author&gt;&lt;/authors&gt;&lt;/contributors&gt;&lt;auth-address&gt;Department of Obstetrics and Gynecology.&amp;#xD;Department of Gynecology, Vall d&amp;apos;Hebron University Hospital, Barcelona, Spain.&amp;#xD;Department of Radiation Oncology, Mayo Clinic, Phoenix, AZ.&lt;/auth-address&gt;&lt;titles&gt;&lt;title&gt;Radical Extirpation With Intraoperative Radiotherapy for Locally Recurrent Gynecologic Cancer: An Institutional Review&lt;/title&gt;&lt;secondary-title&gt;Mayo Clin Proc Innov Qual Outcomes&lt;/secondary-title&gt;&lt;/titles&gt;&lt;periodical&gt;&lt;full-title&gt;Mayo Clin Proc Innov Qual Outcomes&lt;/full-title&gt;&lt;/periodical&gt;&lt;pages&gt;1081-1088&lt;/pages&gt;&lt;volume&gt;5&lt;/volume&gt;&lt;number&gt;6&lt;/number&gt;&lt;edition&gt;2021/11/30&lt;/edition&gt;&lt;keywords&gt;&lt;keyword&gt;EBRT, external beam radiotherapy&lt;/keyword&gt;&lt;keyword&gt;IORT, intraoperative radiotherapy&lt;/keyword&gt;&lt;keyword&gt;OS, overall survival&lt;/keyword&gt;&lt;keyword&gt;PFS, progression-free survival&lt;/keyword&gt;&lt;/keywords&gt;&lt;dates&gt;&lt;year&gt;2021&lt;/year&gt;&lt;pub-dates&gt;&lt;date&gt;Dec&lt;/date&gt;&lt;/pub-dates&gt;&lt;/dates&gt;&lt;isbn&gt;2542-4548 (Electronic)&amp;#xD;2542-4548 (Linking)&lt;/isbn&gt;&lt;accession-num&gt;34841199&lt;/accession-num&gt;&lt;urls&gt;&lt;related-urls&gt;&lt;url&gt;https://www.ncbi.nlm.nih.gov/pubmed/34841199&lt;/url&gt;&lt;/related-urls&gt;&lt;/urls&gt;&lt;custom2&gt;PMC8606340&lt;/custom2&gt;&lt;electronic-resource-num&gt;10.1016/j.mayocpiqo.2021.10.004&lt;/electronic-resource-num&gt;&lt;/record&gt;&lt;/Cite&gt;&lt;/EndNote&gt;</w:instrTex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t>[63]</w: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color w:val="333333"/>
          <w:sz w:val="24"/>
          <w:szCs w:val="24"/>
          <w:shd w:fill="FFFFFF" w:val="clear"/>
        </w:rPr>
        <w:t xml:space="preserve">. </w:t>
      </w:r>
      <w:r>
        <w:rPr>
          <w:rFonts w:cs="Times New Roman" w:ascii="Times New Roman" w:hAnsi="Times New Roman"/>
          <w:sz w:val="24"/>
          <w:szCs w:val="24"/>
        </w:rPr>
        <w:t xml:space="preserve">Backes et al. published a literature review in 2015 summarizing the role of IORT in treating cervical, endometrial, and ovarian cancers </w:t>
      </w:r>
      <w:r>
        <w:fldChar w:fldCharType="begin"/>
      </w:r>
      <w:r>
        <w:rPr>
          <w:rFonts w:cs="Times New Roman" w:ascii="Times New Roman" w:hAnsi="Times New Roman"/>
          <w:color w:val="333333"/>
          <w:sz w:val="24"/>
          <w:szCs w:val="24"/>
          <w:shd w:fill="FFFFFF" w:val="clear"/>
        </w:rPr>
        <w:instrText xml:space="preserve">ADDIN EN.CITE &lt;EndNote&gt;&lt;Cite&gt;&lt;Author&gt;Backes&lt;/Author&gt;&lt;Year&gt;2015&lt;/Year&gt;&lt;RecNum&gt;124&lt;/RecNum&gt;&lt;DisplayText&gt;[64]&lt;/DisplayText&gt;&lt;record&gt;&lt;rec-number&gt;124&lt;/rec-number&gt;&lt;foreign-keys&gt;&lt;key app="EN" db-id="a5zrtwxvhppvt9e9dxnpewrwdasxs2pwvxza" timestamp="1694417036"&gt;124&lt;/key&gt;&lt;/foreign-keys&gt;&lt;ref-type name="Journal Article"&gt;17&lt;/ref-type&gt;&lt;contributors&gt;&lt;authors&gt;&lt;author&gt;Backes, F. J.&lt;/author&gt;&lt;author&gt;Martin, D. D.&lt;/author&gt;&lt;/authors&gt;&lt;/contributors&gt;&lt;auth-address&gt;Department of Obstetrics and Gynecology, Division of Gynecology Oncology, Ohio State University Wexner Medical Center, Columbus, OH, United States; James Comprehensive Cancer Center, Columbus, OH, United States. Electronic address: Floor.Backes@osumc.edu.&amp;#xD;James Comprehensive Cancer Center, Columbus, OH, United States; Department of Radiation Oncology, Ohio State University Wexner Medical Center, Columbus, OH, United States.&lt;/auth-address&gt;&lt;titles&gt;&lt;title&gt;Intraoperative radiation therapy (IORT) for gynecologic malignancies&lt;/title&gt;&lt;secondary-title&gt;Gynecol Oncol&lt;/secondary-title&gt;&lt;/titles&gt;&lt;periodical&gt;&lt;full-title&gt;Gynecol Oncol&lt;/full-title&gt;&lt;/periodical&gt;&lt;pages&gt;449-56&lt;/pages&gt;&lt;volume&gt;138&lt;/volume&gt;&lt;number&gt;2&lt;/number&gt;&lt;edition&gt;2015/06/03&lt;/edition&gt;&lt;keywords&gt;&lt;keyword&gt;Female&lt;/keyword&gt;&lt;keyword&gt;Genital Neoplasms, Female/*radiotherapy/*surgery&lt;/keyword&gt;&lt;keyword&gt;Humans&lt;/keyword&gt;&lt;keyword&gt;Intraoperative Care/methods&lt;/keyword&gt;&lt;keyword&gt;Cervical cancer&lt;/keyword&gt;&lt;keyword&gt;Endometrial cancer&lt;/keyword&gt;&lt;keyword&gt;Intraoperative radiation therapy (IORT)&lt;/keyword&gt;&lt;keyword&gt;Ovarian cancer&lt;/keyword&gt;&lt;keyword&gt;Radiation techniques&lt;/keyword&gt;&lt;keyword&gt;Radical salvage surgery&lt;/keyword&gt;&lt;/keywords&gt;&lt;dates&gt;&lt;year&gt;2015&lt;/year&gt;&lt;pub-dates&gt;&lt;date&gt;Aug&lt;/date&gt;&lt;/pub-dates&gt;&lt;/dates&gt;&lt;isbn&gt;1095-6859 (Electronic)&amp;#xD;0090-8258 (Linking)&lt;/isbn&gt;&lt;accession-num&gt;26033307&lt;/accession-num&gt;&lt;urls&gt;&lt;related-urls&gt;&lt;url&gt;https://www.ncbi.nlm.nih.gov/pubmed/26033307&lt;/url&gt;&lt;/related-urls&gt;&lt;/urls&gt;&lt;electronic-resource-num&gt;10.1016/j.ygyno.2015.05.030&lt;/electronic-resource-num&gt;&lt;/record&gt;&lt;/Cite&gt;&lt;/EndNote&gt;</w:instrTex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separate"/>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t>[64]</w:t>
      </w:r>
      <w:r>
        <w:rPr>
          <w:rFonts w:cs="Times New Roman" w:ascii="Times New Roman" w:hAnsi="Times New Roman"/>
          <w:color w:val="333333"/>
          <w:sz w:val="24"/>
          <w:szCs w:val="24"/>
          <w:shd w:fill="FFFFFF" w:val="clear"/>
        </w:rPr>
      </w:r>
      <w:r>
        <w:rPr>
          <w:rFonts w:cs="Times New Roman" w:ascii="Times New Roman" w:hAnsi="Times New Roman"/>
          <w:color w:val="333333"/>
          <w:sz w:val="24"/>
          <w:szCs w:val="24"/>
          <w:shd w:fill="FFFFFF" w:val="clear"/>
        </w:rPr>
        <w:fldChar w:fldCharType="end"/>
      </w:r>
      <w:r>
        <w:rPr>
          <w:rFonts w:cs="Times New Roman" w:ascii="Times New Roman" w:hAnsi="Times New Roman"/>
          <w:sz w:val="24"/>
          <w:szCs w:val="24"/>
        </w:rPr>
        <w:t>. Altogether, promising results have been published, however, high-level evidence is lacking and</w:t>
      </w:r>
      <w:r>
        <w:rPr>
          <w:rFonts w:cs="Times New Roman" w:ascii="Times New Roman" w:hAnsi="Times New Roman"/>
          <w:kern w:val="0"/>
          <w:sz w:val="24"/>
          <w:szCs w:val="24"/>
        </w:rPr>
        <w:t xml:space="preserve"> routine use of IORT to treat gynecologic malignancies remains controversial. </w:t>
      </w:r>
    </w:p>
    <w:p>
      <w:pPr>
        <w:pStyle w:val="Normal"/>
        <w:spacing w:lineRule="auto" w:line="480" w:before="0" w:after="0"/>
        <w:rPr>
          <w:rFonts w:ascii="Times New Roman" w:hAnsi="Times New Roman" w:cs="Times New Roman"/>
          <w:b/>
          <w:bCs/>
          <w:color w:val="1B1B1B"/>
          <w:sz w:val="24"/>
          <w:szCs w:val="24"/>
          <w:shd w:fill="FFFFFF" w:val="clear"/>
        </w:rPr>
      </w:pPr>
      <w:r>
        <w:rPr>
          <w:rFonts w:cs="Times New Roman" w:ascii="Times New Roman" w:hAnsi="Times New Roman"/>
          <w:b/>
          <w:bCs/>
          <w:color w:val="1B1B1B"/>
          <w:sz w:val="24"/>
          <w:szCs w:val="24"/>
          <w:shd w:fill="FFFFFF" w:val="clear"/>
        </w:rPr>
        <w:t>&lt;H2&gt;Other Sites</w:t>
      </w:r>
    </w:p>
    <w:p>
      <w:pPr>
        <w:pStyle w:val="Normal"/>
        <w:spacing w:lineRule="auto" w:line="480" w:before="0" w:after="0"/>
        <w:ind w:firstLine="720"/>
        <w:rPr>
          <w:rFonts w:ascii="Times New Roman" w:hAnsi="Times New Roman" w:cs="Times New Roman"/>
          <w:kern w:val="0"/>
          <w:sz w:val="24"/>
          <w:szCs w:val="24"/>
        </w:rPr>
      </w:pPr>
      <w:r>
        <w:rPr>
          <w:rFonts w:cs="Times New Roman" w:ascii="Times New Roman" w:hAnsi="Times New Roman"/>
          <w:sz w:val="24"/>
          <w:szCs w:val="24"/>
        </w:rPr>
        <w:t xml:space="preserve">Clinical data supporting IORT remains limited for many disease sites. In 2017, Pilar et al. published a review article summarizing the IORT literature to date for both more commonly (breast, soft-tissue sarcoma, gastrointestinal) and less commonly (head and neck, gynecologic, genitourinary, pediatric) studied disease sites </w:t>
      </w:r>
      <w:r>
        <w:fldChar w:fldCharType="begin"/>
      </w:r>
      <w:r>
        <w:rPr>
          <w:rFonts w:cs="Times New Roman" w:ascii="Times New Roman" w:hAnsi="Times New Roman"/>
          <w:sz w:val="24"/>
          <w:szCs w:val="24"/>
        </w:rPr>
        <w:instrText xml:space="preserve">ADDIN EN.CITE &lt;EndNote&gt;&lt;Cite&gt;&lt;Author&gt;Pilar&lt;/Author&gt;&lt;Year&gt;2017&lt;/Year&gt;&lt;RecNum&gt;103&lt;/RecNum&gt;&lt;DisplayText&gt;[65]&lt;/DisplayText&gt;&lt;record&gt;&lt;rec-number&gt;103&lt;/rec-number&gt;&lt;foreign-keys&gt;&lt;key app="EN" db-id="a5zrtwxvhppvt9e9dxnpewrwdasxs2pwvxza" timestamp="1694121582"&gt;103&lt;/key&gt;&lt;/foreign-keys&gt;&lt;ref-type name="Journal Article"&gt;17&lt;/ref-type&gt;&lt;contributors&gt;&lt;authors&gt;&lt;author&gt;Pilar, A.&lt;/author&gt;&lt;author&gt;Gupta, M.&lt;/author&gt;&lt;author&gt;Ghosh Laskar, S.&lt;/author&gt;&lt;author&gt;Laskar, S.&lt;/author&gt;&lt;/authors&gt;&lt;/contributors&gt;&lt;auth-address&gt;Department of Radiation Oncology, Tata Memorial Hospital, Dr Ernest Borges&amp;apos; Marg, Parel, Mumbai, MS, India 400012.&lt;/auth-address&gt;&lt;titles&gt;&lt;title&gt;Intraoperative radiotherapy: review of techniques and results&lt;/title&gt;&lt;secondary-title&gt;Ecancermedicalscience&lt;/secondary-title&gt;&lt;/titles&gt;&lt;periodical&gt;&lt;full-title&gt;Ecancermedicalscience&lt;/full-title&gt;&lt;/periodical&gt;&lt;pages&gt;750&lt;/pages&gt;&lt;volume&gt;11&lt;/volume&gt;&lt;edition&gt;2017/07/19&lt;/edition&gt;&lt;keywords&gt;&lt;keyword&gt;Iort&lt;/keyword&gt;&lt;keyword&gt;complications&lt;/keyword&gt;&lt;keyword&gt;indications&lt;/keyword&gt;&lt;keyword&gt;outcomes&lt;/keyword&gt;&lt;keyword&gt;techniques&lt;/keyword&gt;&lt;/keywords&gt;&lt;dates&gt;&lt;year&gt;2017&lt;/year&gt;&lt;/dates&gt;&lt;isbn&gt;1754-6605 (Print)&amp;#xD;1754-6605 (Electronic)&amp;#xD;1754-6605 (Linking)&lt;/isbn&gt;&lt;accession-num&gt;28717396&lt;/accession-num&gt;&lt;urls&gt;&lt;related-urls&gt;&lt;url&gt;https://www.ncbi.nlm.nih.gov/pubmed/28717396&lt;/url&gt;&lt;/related-urls&gt;&lt;/urls&gt;&lt;custom2&gt;PMC5493441&lt;/custom2&gt;&lt;electronic-resource-num&gt;10.3332/ecancer.2017.750&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[65]</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 xml:space="preserve">&lt;H1&gt;Normal Tissue Tolerance and Toxicity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 xml:space="preserve">One of the primary goals of IORT is to deliver the maximal effective dose to the tumor while limiting toxicities. Preclinical research using canine models in the early 1980s helped establish normal tissue tolerance guidelines. Most of these studies focused on abdominopelvic tissue tolerance and were conducted at the National Cancer Institute (NCI) and Colorado State University (CSU). A comprehensive list of the NCI experimental studies and radiation parameters is provided </w:t>
      </w:r>
      <w:r>
        <w:fldChar w:fldCharType="begin"/>
      </w:r>
      <w:r>
        <w:rPr>
          <w:rFonts w:cs="Times New Roman" w:ascii="Times New Roman" w:hAnsi="Times New Roman"/>
          <w:sz w:val="24"/>
          <w:szCs w:val="24"/>
        </w:rPr>
        <w:instrText xml:space="preserve">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[66]</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Table 19.2 summarizes maximum IOERT dose tolerance values and toxicity thresholds for normal canine tissues observed in the foundational NCI studies.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&lt;TABLE 19-2&gt;</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ab/>
        <w:t xml:space="preserve">The canine experience with incremental dose escalation provides valuable insights into specific tolerances of common OARs </w:t>
      </w:r>
      <w:r>
        <w:fldChar w:fldCharType="begin"/>
      </w:r>
      <w:r>
        <w:rPr>
          <w:rFonts w:cs="Times New Roman" w:ascii="Times New Roman" w:hAnsi="Times New Roman"/>
          <w:sz w:val="24"/>
          <w:szCs w:val="24"/>
        </w:rPr>
        <w:instrText xml:space="preserve">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[66]</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Maximum single IOERT dose tolerated by any tissue is influenced by prior EBRT. The aorta and vena cava can tolerate large, single doses of radiation but extrapolating to smaller vessels requires caution. Ureteral volume within the irradiated field must be considered to minimize risk of ureteral stenosis and obstruction. IOERT doses above 20 Gy may cause ureteral and renal damage whereas doses below 20 Gy are unlikely to lead to chronic toxicity. IORT often is indicated when tumor compression or invasion causes painful peripheral neuropathy. In general, IORT doses of 10-12.5 Gy have been associated with low neuropathy risk compared to doses of 15 Gy or higher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[67]</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Vujaskovic et al. described in detail the above takeaways and other considerations for spinal cord, bone, soft tissue, and gastrointestinal and thoracic organs </w:t>
      </w:r>
      <w:r>
        <w:fldChar w:fldCharType="begin"/>
      </w:r>
      <w:r>
        <w:rPr>
          <w:rFonts w:cs="Times New Roman" w:ascii="Times New Roman" w:hAnsi="Times New Roman"/>
          <w:sz w:val="24"/>
          <w:szCs w:val="24"/>
        </w:rPr>
        <w:instrText xml:space="preserve">ADDIN EN.CITE &lt;EndNote&gt;&lt;Cite&gt;&lt;Author&gt;Vujaskovic&lt;/Author&gt;&lt;Year&gt;2011&lt;/Year&gt;&lt;RecNum&gt;149&lt;/RecNum&gt;&lt;DisplayText&gt;[66]&lt;/DisplayText&gt;&lt;record&gt;&lt;rec-number&gt;149&lt;/rec-number&gt;&lt;foreign-keys&gt;&lt;key app="EN" db-id="a5zrtwxvhppvt9e9dxnpewrwdasxs2pwvxza" timestamp="1698107452"&gt;149&lt;/key&gt;&lt;/foreign-keys&gt;&lt;ref-type name="Book Section"&gt;5&lt;/ref-type&gt;&lt;contributors&gt;&lt;authors&gt;&lt;author&gt;Vujaskovic, Z, Willett, CG, Tepper, JE, et al&lt;/author&gt;&lt;/authors&gt;&lt;secondary-authors&gt;&lt;author&gt;Gunderson L, Willett CG, Calvo F, et al.&lt;/author&gt;&lt;/secondary-authors&gt;&lt;/contributors&gt;&lt;titles&gt;&lt;title&gt;Normal-Tissue Tolerance to IOERT, EBRT, or Both: Animal and Clinical Studies &lt;/title&gt;&lt;secondary-title&gt;Intraoperative irradiation: techniques and results&lt;/secondary-title&gt;&lt;/titles&gt;&lt;pages&gt;119-138&lt;/pages&gt;&lt;edition&gt;2nd&lt;/edition&gt;&lt;section&gt;7&lt;/section&gt;&lt;dates&gt;&lt;year&gt;2011&lt;/year&gt;&lt;/dates&gt;&lt;pub-location&gt;Totowa, NJ&lt;/pub-location&gt;&lt;publisher&gt;Humana Press&lt;/publisher&gt;&lt;urls&gt;&lt;/urls&gt;&lt;/record&gt;&lt;/Cite&gt;&lt;/EndNote&gt;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[66]</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IORT-associated malignancies are exceedingly rare. Given that higher bone absorption is seen with orthovoltage compared to electron radiation, care must be exercised to minimize risk of IORT-related bone necrosis and secondary malignancy.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&lt;H1&gt;Practical Approach to an IOERT Case</w:t>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While clinical scenarios will vary by disease site, available technology, and physician expertise, the following steps provide a generalizable stepwise approach to an IOERT case using a Mobetron.</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&lt;NL&gt;</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(1) A pretreatment evaluation includes history and physical examination, routine labs, CT/MRI imaging, and often a staging PET/CT scan. It is prudent to obtain a confirmatory biopsy prior to surgery when planning a potential IORT case.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(2) Selecting appropriate candidates for IORT requires shared decision making. Localized disease with a high likelihood of incomplete resection and increased risk of local failure within the tumor bed are important selection criteria. Surgeons and radiation oncologists may hold a multidisciplinary tumor board discussion to determine the appropriate sequence of surgery/IOERT and EBRT. Pre-operative EBRT is favored as it may downstage the tumor, facilitate curative-intent surgery, keep vasculature intact for improved oxygenation, limit OAR exposure, and limit IOERT dose.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(3) Surgical and radiation oncologists review treatment goals, risks, benefits, alternatives, and logistics with the patient and obtain informed consent.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(4) The patient is brought to the operating room. Surgical resection is performed. Frozen section pathologic analysis, if available, can guide the real time decision to use IOERT or not. If there are close margins or microscopic / gross residual disease, the surgeon and radiation oncologist discuss further excision versus proceeding with IOERT. Multidisciplinary teamwork and communication between the surgeon, radiation oncologist, medical physicist, anesthesiologist, and operating room staff are crucial.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(5) Normal uninvolved tissue is mobilized and excluded from the anticipated radiation field. Alternatively, lead shielding can be used for adjacent structures that are uninvolved by tumor but cannot be mobilized, such as ureter or nerve.</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(6) The radiation oncologist measures the treatment field and chooses a site-specific applicator based on size, shape, anatomical configuration, and whether a beveled applicator is necessary or not.</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(7) Choice of electron energy factors in realtime intraoperative measurements, presurgical imaging, and ensures the target is within the 90% isodose line with appropriate surface dose. Medical physics support is valuable for this decision-making process.</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(8) IOERT prescription dose depends on the extent of residual tumor, prior radiation received, and the normal tissue type and volume included in the radiation field. Generally, 10–12.5 Gy is used for microscopic close margins, 15 Gy for microscopic positive margin, and 17.5–20 Gy for gross residual disease. Bolus is considered to ensure adequate surface dose.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(9) Once the applicator is docked and aligned with the gantry, everyone exits the operating room. Prior to treatment delivery, a timeout is taken and the medical physicist and radiation oncologist double check the electron energy, applicator placement, and monitor unit calculations.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 xml:space="preserve">(10) The treatment is delivered rapidly (typically over 1-2 minutes), and then the team enters the operating room to carefully remove the applicator. The surgery resumes and afterwards documentation is completed, including the operative notes and anesthesiology report. Professional clinical photographs may be obtained at any point throughout the procedure.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t>&lt;/NL&gt;</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&lt;H1&gt;Future Directions</w:t>
      </w:r>
    </w:p>
    <w:p>
      <w:pPr>
        <w:pStyle w:val="Normal"/>
        <w:spacing w:lineRule="auto" w:line="480" w:before="0" w:after="0"/>
        <w:rPr>
          <w:rFonts w:ascii="Times New Roman" w:hAnsi="Times New Roman" w:cs="Times New Roman"/>
          <w:i/>
          <w:iCs/>
          <w:color w:val="222222"/>
          <w:sz w:val="24"/>
          <w:szCs w:val="24"/>
        </w:rPr>
      </w:pPr>
      <w:r>
        <w:rPr>
          <w:rFonts w:cs="Times New Roman" w:ascii="Times New Roman" w:hAnsi="Times New Roman"/>
          <w:i/>
          <w:iCs/>
          <w:color w:val="222222"/>
          <w:sz w:val="24"/>
          <w:szCs w:val="24"/>
        </w:rPr>
        <w:t>&lt;H2&gt;IORT and Global Health</w:t>
      </w:r>
    </w:p>
    <w:p>
      <w:pPr>
        <w:pStyle w:val="Normal"/>
        <w:spacing w:lineRule="auto" w:line="480" w:before="0" w:after="0"/>
        <w:ind w:firstLine="720"/>
        <w:rPr>
          <w:rFonts w:ascii="Times New Roman" w:hAnsi="Times New Roman" w:cs="Times New Roman"/>
          <w:i/>
          <w:iCs/>
          <w:color w:val="222222"/>
          <w:sz w:val="24"/>
          <w:szCs w:val="24"/>
        </w:rPr>
      </w:pPr>
      <w:r>
        <w:rPr>
          <w:rFonts w:cs="Times New Roman" w:ascii="Times New Roman" w:hAnsi="Times New Roman"/>
          <w:sz w:val="24"/>
          <w:szCs w:val="24"/>
        </w:rPr>
        <w:t xml:space="preserve">In resource-limited developing countries, single-fraction IORT is an attractive option. </w:t>
      </w:r>
      <w:r>
        <w:rPr>
          <w:rFonts w:cs="Times New Roman" w:ascii="Times New Roman" w:hAnsi="Times New Roman"/>
          <w:color w:val="222222"/>
          <w:sz w:val="24"/>
          <w:szCs w:val="24"/>
        </w:rPr>
        <w:t xml:space="preserve">To our knowledge, two groups in South Africa have used IORT to replace EBRT in the treatment of breast cancer. Baatjes et al. stress the value of IORT to extend breast conservation to underserved patients who cannot adhere to lengthy EBRT regimens </w:t>
      </w:r>
      <w:r>
        <w:fldChar w:fldCharType="begin"/>
      </w:r>
      <w:r>
        <w:rPr>
          <w:rFonts w:cs="Times New Roman" w:ascii="Times New Roman" w:hAnsi="Times New Roman"/>
          <w:color w:val="222222"/>
          <w:sz w:val="24"/>
          <w:szCs w:val="24"/>
        </w:rPr>
        <w:instrText xml:space="preserve">ADDIN EN.CITE &lt;EndNote&gt;&lt;Cite&gt;&lt;Author&gt;Baatjes&lt;/Author&gt;&lt;Year&gt;2012&lt;/Year&gt;&lt;RecNum&gt;98&lt;/RecNum&gt;&lt;DisplayText&gt;[68]&lt;/DisplayText&gt;&lt;record&gt;&lt;rec-number&gt;98&lt;/rec-number&gt;&lt;foreign-keys&gt;&lt;key app="EN" db-id="a5zrtwxvhppvt9e9dxnpewrwdasxs2pwvxza" timestamp="1693462244"&gt;98&lt;/key&gt;&lt;/foreign-keys&gt;&lt;ref-type name="Journal Article"&gt;17&lt;/ref-type&gt;&lt;contributors&gt;&lt;authors&gt;&lt;author&gt;Baatjes, K. J.&lt;/author&gt;&lt;author&gt;Apffelstaedt, J. P.&lt;/author&gt;&lt;/authors&gt;&lt;/contributors&gt;&lt;auth-address&gt;Department of Surgery, Tygerberg Hospital, University of Stellenbosch, P.O. Box 19063, Tygerberg 7505, South Africa. kbaatjes@sun.ac.za&lt;/auth-address&gt;&lt;titles&gt;&lt;title&gt;7-year follow up of intra-operative radiotherapy for early breast cancer in a developing country&lt;/title&gt;&lt;secondary-title&gt;Breast&lt;/secondary-title&gt;&lt;/titles&gt;&lt;periodical&gt;&lt;full-title&gt;Breast&lt;/full-title&gt;&lt;/periodical&gt;&lt;pages&gt;326-9&lt;/pages&gt;&lt;volume&gt;21&lt;/volume&gt;&lt;number&gt;3&lt;/number&gt;&lt;edition&gt;2012/03/01&lt;/edition&gt;&lt;keywords&gt;&lt;keyword&gt;Breast Neoplasms/pathology/*radiotherapy/*surgery&lt;/keyword&gt;&lt;keyword&gt;*Developing Countries&lt;/keyword&gt;&lt;keyword&gt;Dose-Response Relationship, Radiation&lt;/keyword&gt;&lt;keyword&gt;Female&lt;/keyword&gt;&lt;keyword&gt;Follow-Up Studies&lt;/keyword&gt;&lt;keyword&gt;Humans&lt;/keyword&gt;&lt;keyword&gt;Intraoperative Care/*methods&lt;/keyword&gt;&lt;keyword&gt;Neoplasm Recurrence, Local/*prevention &amp;amp; control&lt;/keyword&gt;&lt;keyword&gt;Neoplasm Staging&lt;/keyword&gt;&lt;keyword&gt;*Quality of Life&lt;/keyword&gt;&lt;keyword&gt;Radiotherapy, Adjuvant&lt;/keyword&gt;&lt;keyword&gt;Treatment Outcome&lt;/keyword&gt;&lt;keyword&gt;*Women&amp;apos;s Health&lt;/keyword&gt;&lt;/keywords&gt;&lt;dates&gt;&lt;year&gt;2012&lt;/year&gt;&lt;pub-dates&gt;&lt;date&gt;Jun&lt;/date&gt;&lt;/pub-dates&gt;&lt;/dates&gt;&lt;isbn&gt;1532-3080 (Electronic)&amp;#xD;0960-9776 (Linking)&lt;/isbn&gt;&lt;accession-num&gt;22374250&lt;/accession-num&gt;&lt;urls&gt;&lt;related-urls&gt;&lt;url&gt;https://www.ncbi.nlm.nih.gov/pubmed/22374250&lt;/url&gt;&lt;/related-urls&gt;&lt;/urls&gt;&lt;electronic-resource-num&gt;10.1016/j.breast.2012.01.021&lt;/electronic-resource-num&gt;&lt;/record&gt;&lt;/Cite&gt;&lt;/EndNote&gt;</w:instrText>
      </w:r>
      <w:r>
        <w:rPr>
          <w:rFonts w:cs="Times New Roman" w:ascii="Times New Roman" w:hAnsi="Times New Roman"/>
          <w:color w:val="222222"/>
          <w:sz w:val="24"/>
          <w:szCs w:val="24"/>
        </w:rPr>
      </w:r>
      <w:r>
        <w:rPr>
          <w:rFonts w:cs="Times New Roman" w:ascii="Times New Roman" w:hAnsi="Times New Roman"/>
          <w:color w:val="222222"/>
          <w:sz w:val="24"/>
          <w:szCs w:val="24"/>
        </w:rPr>
        <w:fldChar w:fldCharType="separate"/>
      </w:r>
      <w:r>
        <w:rPr>
          <w:rFonts w:cs="Times New Roman" w:ascii="Times New Roman" w:hAnsi="Times New Roman"/>
          <w:color w:val="222222"/>
          <w:sz w:val="24"/>
          <w:szCs w:val="24"/>
        </w:rPr>
        <w:t>[68]</w:t>
      </w:r>
      <w:r>
        <w:rPr>
          <w:rFonts w:cs="Times New Roman" w:ascii="Times New Roman" w:hAnsi="Times New Roman"/>
          <w:color w:val="222222"/>
          <w:sz w:val="24"/>
          <w:szCs w:val="24"/>
        </w:rPr>
      </w:r>
      <w:r>
        <w:rPr>
          <w:rFonts w:cs="Times New Roman" w:ascii="Times New Roman" w:hAnsi="Times New Roman"/>
          <w:color w:val="222222"/>
          <w:sz w:val="24"/>
          <w:szCs w:val="24"/>
        </w:rPr>
        <w:fldChar w:fldCharType="end"/>
      </w:r>
      <w:r>
        <w:rPr>
          <w:rFonts w:cs="Times New Roman" w:ascii="Times New Roman" w:hAnsi="Times New Roman"/>
          <w:color w:val="222222"/>
          <w:sz w:val="24"/>
          <w:szCs w:val="24"/>
        </w:rPr>
        <w:t xml:space="preserve">. Ramdas et al. reported the viability of IORT and favorable short-term oncologic outcomes of the 107 patients with breast cancer treated at the first IORT facility on the African continent </w:t>
      </w:r>
      <w:r>
        <w:fldChar w:fldCharType="begin"/>
      </w:r>
      <w:r>
        <w:rPr>
          <w:rFonts w:cs="Times New Roman" w:ascii="Times New Roman" w:hAnsi="Times New Roman"/>
          <w:color w:val="222222"/>
          <w:sz w:val="24"/>
          <w:szCs w:val="24"/>
        </w:rPr>
        <w:instrText xml:space="preserve">ADDIN EN.CITE</w:instrText>
      </w:r>
      <w:r>
        <w:rPr>
          <w:rFonts w:cs="Times New Roman" w:ascii="Times New Roman" w:hAnsi="Times New Roman"/>
          <w:color w:val="222222"/>
          <w:sz w:val="24"/>
          <w:szCs w:val="24"/>
        </w:rPr>
      </w:r>
      <w:r>
        <w:fldChar w:fldCharType="begin"/>
      </w:r>
      <w:r>
        <w:rPr>
          <w:rFonts w:cs="Times New Roman" w:ascii="Times New Roman" w:hAnsi="Times New Roman"/>
          <w:color w:val="222222"/>
          <w:sz w:val="24"/>
          <w:szCs w:val="24"/>
        </w:rPr>
        <w:instrText xml:space="preserve">ADDIN EN.CITE.DATA</w:instrText>
      </w:r>
      <w:r>
        <w:rPr>
          <w:rFonts w:cs="Times New Roman" w:ascii="Times New Roman" w:hAnsi="Times New Roman"/>
          <w:color w:val="222222"/>
          <w:sz w:val="24"/>
          <w:szCs w:val="24"/>
        </w:rPr>
      </w:r>
      <w:r>
        <w:rPr>
          <w:rFonts w:cs="Times New Roman" w:ascii="Times New Roman" w:hAnsi="Times New Roman"/>
          <w:color w:val="222222"/>
          <w:sz w:val="24"/>
          <w:szCs w:val="24"/>
        </w:rPr>
        <w:fldChar w:fldCharType="separate"/>
      </w:r>
      <w:r>
        <w:rPr>
          <w:rFonts w:cs="Times New Roman" w:ascii="Times New Roman" w:hAnsi="Times New Roman"/>
          <w:color w:val="222222"/>
          <w:sz w:val="24"/>
          <w:szCs w:val="24"/>
        </w:rPr>
      </w:r>
      <w:r>
        <w:rPr>
          <w:rFonts w:cs="Times New Roman" w:ascii="Times New Roman" w:hAnsi="Times New Roman"/>
          <w:color w:val="222222"/>
          <w:sz w:val="24"/>
          <w:szCs w:val="24"/>
        </w:rPr>
      </w:r>
      <w:r>
        <w:rPr>
          <w:rFonts w:cs="Times New Roman" w:ascii="Times New Roman" w:hAnsi="Times New Roman"/>
          <w:color w:val="222222"/>
          <w:sz w:val="24"/>
          <w:szCs w:val="24"/>
        </w:rPr>
        <w:fldChar w:fldCharType="end"/>
      </w:r>
      <w:r>
        <w:rPr>
          <w:rFonts w:cs="Times New Roman" w:ascii="Times New Roman" w:hAnsi="Times New Roman"/>
          <w:color w:val="222222"/>
          <w:sz w:val="24"/>
          <w:szCs w:val="24"/>
        </w:rPr>
        <w:fldChar w:fldCharType="separate"/>
      </w:r>
      <w:r>
        <w:rPr>
          <w:rFonts w:cs="Times New Roman" w:ascii="Times New Roman" w:hAnsi="Times New Roman"/>
          <w:color w:val="222222"/>
          <w:sz w:val="24"/>
          <w:szCs w:val="24"/>
        </w:rPr>
      </w:r>
      <w:r>
        <w:rPr>
          <w:rFonts w:cs="Times New Roman" w:ascii="Times New Roman" w:hAnsi="Times New Roman"/>
          <w:color w:val="222222"/>
          <w:sz w:val="24"/>
          <w:szCs w:val="24"/>
        </w:rPr>
        <w:t>[69]</w:t>
      </w:r>
      <w:r>
        <w:rPr>
          <w:rFonts w:cs="Times New Roman" w:ascii="Times New Roman" w:hAnsi="Times New Roman"/>
          <w:color w:val="222222"/>
          <w:sz w:val="24"/>
          <w:szCs w:val="24"/>
        </w:rPr>
      </w:r>
      <w:r>
        <w:rPr>
          <w:rFonts w:cs="Times New Roman" w:ascii="Times New Roman" w:hAnsi="Times New Roman"/>
          <w:color w:val="222222"/>
          <w:sz w:val="24"/>
          <w:szCs w:val="24"/>
        </w:rPr>
        <w:fldChar w:fldCharType="end"/>
      </w:r>
      <w:r>
        <w:rPr>
          <w:rFonts w:cs="Times New Roman" w:ascii="Times New Roman" w:hAnsi="Times New Roman"/>
          <w:color w:val="222222"/>
          <w:sz w:val="24"/>
          <w:szCs w:val="24"/>
        </w:rPr>
        <w:t>.</w:t>
      </w:r>
      <w:r>
        <w:rPr>
          <w:rFonts w:cs="Times New Roman" w:ascii="Times New Roman" w:hAnsi="Times New Roman"/>
          <w:sz w:val="24"/>
          <w:szCs w:val="24"/>
        </w:rPr>
        <w:t xml:space="preserve"> The cost-effectiveness of IORT should be part of the shared decision-making process between physicians and patients. Two groups used Markov decision-analysis models over 10-year timespans to investigate the cost-effectiveness of IORT for patients with early-stage breast cancer after breast conserving surgery. When comparing single-dose IORT versus 6-week whole breast irradiation (WBI) in the TARGIT-A patients, IORT was the preferred, more convenient, cost-effective option, and demonstrated a quality-adjusted-life-year benefit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[70]</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The model determined the local recurrence risk (LRR) for IORT would need to be over 23% at 10 years for 6-week WBI to be a cost-effective strategy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[70]</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Meanwhile, Deshmukh et al. studied cost-effectiveness from societal and health care sector perspectives considering when radiation-associated disutility either persisted beyond or ceased at five years after treatment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[71]</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Their comparison of conventional fractionation (CF)-WBI (5-7 weeks) versus hypofractionated (HF) WBI (3-4 weeks) versus IORT (1 day) revealed HF-WBI was the most cost-effective option across all modeling scenarios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[71]</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With an increasing emphasis on climate change and sustainability, IORT has been estimated to save 20 million miles of travel when used to treat over 45,000 patients with early-stage breast cancer at 260 centers in 35 countries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[72]</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Patient values, therapy costs, local control rates, treatment time commitment, quality of life, and IORT accessibility will remain at the heart of this decision for women. </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t>&lt;H2&gt;IORT and Novel Therapies</w:t>
      </w:r>
    </w:p>
    <w:p>
      <w:pPr>
        <w:pStyle w:val="Normal"/>
        <w:spacing w:lineRule="auto" w:line="480" w:before="0" w:after="0"/>
        <w:rPr>
          <w:rFonts w:ascii="Times New Roman" w:hAnsi="Times New Roman" w:cs="Times New Roman"/>
          <w:i/>
          <w:iCs/>
          <w:sz w:val="24"/>
          <w:szCs w:val="24"/>
        </w:rPr>
      </w:pPr>
      <w:r>
        <w:rPr>
          <w:rFonts w:cs="Times New Roman" w:ascii="Times New Roman" w:hAnsi="Times New Roman"/>
          <w:i/>
          <w:iCs/>
          <w:sz w:val="24"/>
          <w:szCs w:val="24"/>
        </w:rPr>
      </w:r>
    </w:p>
    <w:p>
      <w:pPr>
        <w:pStyle w:val="Normal"/>
        <w:spacing w:lineRule="auto" w:line="480" w:before="0" w:after="0"/>
        <w:ind w:firstLine="720"/>
        <w:rPr>
          <w:rFonts w:ascii="Times New Roman" w:hAnsi="Times New Roman" w:cs="Times New Roman"/>
          <w:sz w:val="24"/>
          <w:szCs w:val="24"/>
        </w:rPr>
      </w:pPr>
      <w:r>
        <w:rPr>
          <w:rFonts w:cs="Times New Roman" w:ascii="Times New Roman" w:hAnsi="Times New Roman"/>
          <w:sz w:val="24"/>
          <w:szCs w:val="24"/>
        </w:rPr>
        <w:t xml:space="preserve">IORT may contribute to the abscopal effect—a radiation-induced, T-cell-mediated distant tumor inhibition—and has the potential to act synergistically with immunotherapy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sz w:val="24"/>
          <w:szCs w:val="24"/>
        </w:rPr>
        <w:instrText xml:space="preserve">ADDIN EN.CITE.DATA</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fldChar w:fldCharType="separate"/>
      </w:r>
      <w:r>
        <w:rPr>
          <w:rFonts w:cs="Times New Roman" w:ascii="Times New Roman" w:hAnsi="Times New Roman"/>
          <w:sz w:val="24"/>
          <w:szCs w:val="24"/>
        </w:rPr>
      </w:r>
      <w:r>
        <w:rPr>
          <w:rFonts w:cs="Times New Roman" w:ascii="Times New Roman" w:hAnsi="Times New Roman"/>
          <w:sz w:val="24"/>
          <w:szCs w:val="24"/>
        </w:rPr>
        <w:t>[73, 74]</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A small exploratory study of patients with early-stage breast cancer who received 20 Gy of IORT at the time of breast-conserving surgery used flow cytometry to assess peripheral blood samples (collected preoperatively and post-radiation at 48 hours, 3 weeks, and 10 weeks) and found increased peripheral natural killer cells, which may harbor antitumor capacity </w:t>
      </w:r>
      <w:r>
        <w:fldChar w:fldCharType="begin"/>
      </w:r>
      <w:r>
        <w:rPr>
          <w:rFonts w:cs="Times New Roman" w:ascii="Times New Roman" w:hAnsi="Times New Roman"/>
          <w:sz w:val="24"/>
          <w:szCs w:val="24"/>
        </w:rPr>
        <w:instrText xml:space="preserve">ADDIN EN.CITE</w:instrText>
      </w:r>
      <w:r>
        <w:rPr>
          <w:rFonts w:cs="Times New Roman" w:ascii="Times New Roman" w:hAnsi="Times New Roman"/>
          <w:sz w:val="24"/>
          <w:szCs w:val="24"/>
        </w:rPr>
      </w:r>
      <w:r>
        <w:fldChar w:fldCharType="begin"/>
      </w:r>
      <w:r>
        <w:rPr>
          <w:rFonts w:cs="Times New Roman" w:ascii="Times New Roman" w:hAnsi="Times New Roman"/>
          <w:color w:val="212121"/>
          <w:sz w:val="24"/>
          <w:szCs w:val="24"/>
        </w:rPr>
        <w:instrText xml:space="preserve">ADDIN EN.CITE.DATA</w:instrTex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r>
      <w:r>
        <w:rPr>
          <w:rFonts w:cs="Times New Roman" w:ascii="Times New Roman" w:hAnsi="Times New Roman"/>
          <w:color w:val="212121"/>
          <w:sz w:val="24"/>
          <w:szCs w:val="24"/>
        </w:rPr>
        <w:t>[75]</w: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t>.</w:t>
      </w:r>
      <w:r>
        <w:rPr>
          <w:rFonts w:cs="Times New Roman" w:ascii="Times New Roman" w:hAnsi="Times New Roman"/>
          <w:sz w:val="24"/>
          <w:szCs w:val="24"/>
        </w:rPr>
        <w:t xml:space="preserve"> Stereotactic radiosurgery (SRS) in conjunction with immune checkpoint inhibitors for patients with resected brain metastases may provide an overall survival benefit, and replacing SRS with IORT may have a similar effect while irradiating a smaller volume of normal brain and avoiding the healing time needed after brain metastasectomy </w:t>
      </w:r>
      <w:r>
        <w:fldChar w:fldCharType="begin"/>
      </w:r>
      <w:r>
        <w:rPr>
          <w:rFonts w:cs="Times New Roman" w:ascii="Times New Roman" w:hAnsi="Times New Roman"/>
          <w:color w:val="212121"/>
          <w:sz w:val="24"/>
          <w:szCs w:val="24"/>
        </w:rPr>
        <w:instrText xml:space="preserve">ADDIN EN.CITE &lt;EndNote&gt;&lt;Cite&gt;&lt;Author&gt;Herskind&lt;/Author&gt;&lt;Year&gt;2017&lt;/Year&gt;&lt;RecNum&gt;99&lt;/RecNum&gt;&lt;DisplayText&gt;[76]&lt;/DisplayText&gt;&lt;record&gt;&lt;rec-number&gt;99&lt;/rec-number&gt;&lt;foreign-keys&gt;&lt;key app="EN" db-id="a5zrtwxvhppvt9e9dxnpewrwdasxs2pwvxza" timestamp="1693462486"&gt;99&lt;/key&gt;&lt;/foreign-keys&gt;&lt;ref-type name="Journal Article"&gt;17&lt;/ref-type&gt;&lt;contributors&gt;&lt;authors&gt;&lt;author&gt;Herskind, C.&lt;/author&gt;&lt;author&gt;Wenz, F.&lt;/author&gt;&lt;author&gt;Giordano, F. A.&lt;/author&gt;&lt;/authors&gt;&lt;/contributors&gt;&lt;auth-address&gt;Medical Faculty Mannheim, Department of Radiation Oncology, Universitatsmedizin Mannheim, Heidelberg University, Mannheim, Germany.&amp;#xD;Cellular and Molecular Radiation Oncology Laboratory, Medical Faculty Mannheim, Department of Radiation Oncology, Universitatsmedizin Mannheim, Heidelberg University, Mannheim, Germany.&amp;#xD;Translational Radiation Oncology, Department of Radiation Oncology, Universitatsmedizin Mannheim, Heidelberg University, Mannheim, Germany.&lt;/auth-address&gt;&lt;titles&gt;&lt;title&gt;Immunotherapy Combined with Large Fractions of Radiotherapy: Stereotactic Radiosurgery for Brain Metastases-Implications for Intraoperative Radiotherapy after Resection&lt;/title&gt;&lt;secondary-title&gt;Front Oncol&lt;/secondary-title&gt;&lt;/titles&gt;&lt;periodical&gt;&lt;full-title&gt;Front Oncol&lt;/full-title&gt;&lt;/periodical&gt;&lt;pages&gt;147&lt;/pages&gt;&lt;volume&gt;7&lt;/volume&gt;&lt;edition&gt;2017/08/10&lt;/edition&gt;&lt;keywords&gt;&lt;keyword&gt;brain metastases&lt;/keyword&gt;&lt;keyword&gt;immune therapy&lt;/keyword&gt;&lt;keyword&gt;intraoperative radiotherapy&lt;/keyword&gt;&lt;keyword&gt;radiotherapy&lt;/keyword&gt;&lt;keyword&gt;stereotactic radiosurgery&lt;/keyword&gt;&lt;/keywords&gt;&lt;dates&gt;&lt;year&gt;2017&lt;/year&gt;&lt;/dates&gt;&lt;isbn&gt;2234-943X (Print)&amp;#xD;2234-943X (Electronic)&amp;#xD;2234-943X (Linking)&lt;/isbn&gt;&lt;accession-num&gt;28791250&lt;/accession-num&gt;&lt;urls&gt;&lt;related-urls&gt;&lt;url&gt;https://www.ncbi.nlm.nih.gov/pubmed/28791250&lt;/url&gt;&lt;/related-urls&gt;&lt;/urls&gt;&lt;custom2&gt;PMC5522878&lt;/custom2&gt;&lt;electronic-resource-num&gt;10.3389/fonc.2017.00147&lt;/electronic-resource-num&gt;&lt;/record&gt;&lt;/Cite&gt;&lt;/EndNote&gt;</w:instrTex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separate"/>
      </w:r>
      <w:r>
        <w:rPr>
          <w:rFonts w:cs="Times New Roman" w:ascii="Times New Roman" w:hAnsi="Times New Roman"/>
          <w:color w:val="212121"/>
          <w:sz w:val="24"/>
          <w:szCs w:val="24"/>
        </w:rPr>
      </w:r>
      <w:r>
        <w:rPr>
          <w:rFonts w:cs="Times New Roman" w:ascii="Times New Roman" w:hAnsi="Times New Roman"/>
          <w:color w:val="212121"/>
          <w:sz w:val="24"/>
          <w:szCs w:val="24"/>
        </w:rPr>
        <w:t>[76]</w:t>
      </w:r>
      <w:r>
        <w:rPr>
          <w:rFonts w:cs="Times New Roman" w:ascii="Times New Roman" w:hAnsi="Times New Roman"/>
          <w:color w:val="212121"/>
          <w:sz w:val="24"/>
          <w:szCs w:val="24"/>
        </w:rPr>
      </w:r>
      <w:r>
        <w:rPr>
          <w:rFonts w:cs="Times New Roman" w:ascii="Times New Roman" w:hAnsi="Times New Roman"/>
          <w:color w:val="212121"/>
          <w:sz w:val="24"/>
          <w:szCs w:val="24"/>
        </w:rPr>
        <w:fldChar w:fldCharType="end"/>
      </w:r>
      <w:r>
        <w:rPr>
          <w:rFonts w:cs="Times New Roman" w:ascii="Times New Roman" w:hAnsi="Times New Roman"/>
          <w:color w:val="212121"/>
          <w:sz w:val="24"/>
          <w:szCs w:val="24"/>
        </w:rPr>
        <w:t>.</w:t>
      </w:r>
      <w:r>
        <w:rPr>
          <w:rFonts w:cs="Times New Roman" w:ascii="Times New Roman" w:hAnsi="Times New Roman"/>
          <w:sz w:val="24"/>
          <w:szCs w:val="24"/>
        </w:rPr>
        <w:t xml:space="preserve"> Another exciting opportunity, currently under preclinical investigation, is the work exploring the effect of delivering radiosensitizing nanoparticles at the time of IORT </w:t>
      </w:r>
      <w:r>
        <w:fldChar w:fldCharType="begin"/>
      </w:r>
      <w:r>
        <w:rPr>
          <w:rFonts w:cs="Times New Roman" w:ascii="Times New Roman" w:hAnsi="Times New Roman"/>
          <w:sz w:val="24"/>
          <w:szCs w:val="24"/>
        </w:rPr>
        <w:instrText xml:space="preserve">ADDIN EN.CITE &lt;EndNote&gt;&lt;Cite&gt;&lt;Author&gt;Paunesku&lt;/Author&gt;&lt;Year&gt;2017&lt;/Year&gt;&lt;RecNum&gt;101&lt;/RecNum&gt;&lt;DisplayText&gt;[74]&lt;/DisplayText&gt;&lt;record&gt;&lt;rec-number&gt;101&lt;/rec-number&gt;&lt;foreign-keys&gt;&lt;key app="EN" db-id="a5zrtwxvhppvt9e9dxnpewrwdasxs2pwvxza" timestamp="1694119366"&gt;101&lt;/key&gt;&lt;/foreign-keys&gt;&lt;ref-type name="Journal Article"&gt;17&lt;/ref-type&gt;&lt;contributors&gt;&lt;authors&gt;&lt;author&gt;Paunesku, T.&lt;/author&gt;&lt;author&gt;Woloschak, G. E.&lt;/author&gt;&lt;/authors&gt;&lt;/contributors&gt;&lt;auth-address&gt;Department of Radiation Oncology, Feinberg School of Medicine, Northwestern University, Chicago, IL, United States.&lt;/auth-address&gt;&lt;titles&gt;&lt;title&gt;Future Directions of Intraoperative Radiation Therapy: A Brief Review&lt;/title&gt;&lt;secondary-title&gt;Front Oncol&lt;/secondary-title&gt;&lt;/titles&gt;&lt;periodical&gt;&lt;full-title&gt;Front Oncol&lt;/full-title&gt;&lt;/periodical&gt;&lt;pages&gt;300&lt;/pages&gt;&lt;volume&gt;7&lt;/volume&gt;&lt;edition&gt;2018/01/10&lt;/edition&gt;&lt;keywords&gt;&lt;keyword&gt;immunotherapy&lt;/keyword&gt;&lt;keyword&gt;intraoperative radiation therapy&lt;/keyword&gt;&lt;keyword&gt;nanotechnology&lt;/keyword&gt;&lt;keyword&gt;normal tissue injury&lt;/keyword&gt;&lt;keyword&gt;radiosensitizers&lt;/keyword&gt;&lt;/keywords&gt;&lt;dates&gt;&lt;year&gt;2017&lt;/year&gt;&lt;/dates&gt;&lt;isbn&gt;2234-943X (Print)&amp;#xD;2234-943X (Electronic)&amp;#xD;2234-943X (Linking)&lt;/isbn&gt;&lt;accession-num&gt;29312882&lt;/accession-num&gt;&lt;urls&gt;&lt;related-urls&gt;&lt;url&gt;https://www.ncbi.nlm.nih.gov/pubmed/29312882&lt;/url&gt;&lt;/related-urls&gt;&lt;/urls&gt;&lt;custom2&gt;PMC5732937&lt;/custom2&gt;&lt;electronic-resource-num&gt;10.3389/fonc.2017.00300&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[74]</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Conceivably, as more is understood regarding proton beam and carbon-ion radiation therapy, IORT may be delivered using these technologies </w:t>
      </w:r>
      <w:r>
        <w:fldChar w:fldCharType="begin"/>
      </w:r>
      <w:r>
        <w:rPr>
          <w:rFonts w:cs="Times New Roman" w:ascii="Times New Roman" w:hAnsi="Times New Roman"/>
          <w:sz w:val="24"/>
          <w:szCs w:val="24"/>
        </w:rPr>
        <w:instrText xml:space="preserve">ADDIN EN.CITE &lt;EndNote&gt;&lt;Cite&gt;&lt;Author&gt;Paunesku&lt;/Author&gt;&lt;Year&gt;2017&lt;/Year&gt;&lt;RecNum&gt;101&lt;/RecNum&gt;&lt;DisplayText&gt;[74]&lt;/DisplayText&gt;&lt;record&gt;&lt;rec-number&gt;101&lt;/rec-number&gt;&lt;foreign-keys&gt;&lt;key app="EN" db-id="a5zrtwxvhppvt9e9dxnpewrwdasxs2pwvxza" timestamp="1694119366"&gt;101&lt;/key&gt;&lt;/foreign-keys&gt;&lt;ref-type name="Journal Article"&gt;17&lt;/ref-type&gt;&lt;contributors&gt;&lt;authors&gt;&lt;author&gt;Paunesku, T.&lt;/author&gt;&lt;author&gt;Woloschak, G. E.&lt;/author&gt;&lt;/authors&gt;&lt;/contributors&gt;&lt;auth-address&gt;Department of Radiation Oncology, Feinberg School of Medicine, Northwestern University, Chicago, IL, United States.&lt;/auth-address&gt;&lt;titles&gt;&lt;title&gt;Future Directions of Intraoperative Radiation Therapy: A Brief Review&lt;/title&gt;&lt;secondary-title&gt;Front Oncol&lt;/secondary-title&gt;&lt;/titles&gt;&lt;periodical&gt;&lt;full-title&gt;Front Oncol&lt;/full-title&gt;&lt;/periodical&gt;&lt;pages&gt;300&lt;/pages&gt;&lt;volume&gt;7&lt;/volume&gt;&lt;edition&gt;2018/01/10&lt;/edition&gt;&lt;keywords&gt;&lt;keyword&gt;immunotherapy&lt;/keyword&gt;&lt;keyword&gt;intraoperative radiation therapy&lt;/keyword&gt;&lt;keyword&gt;nanotechnology&lt;/keyword&gt;&lt;keyword&gt;normal tissue injury&lt;/keyword&gt;&lt;keyword&gt;radiosensitizers&lt;/keyword&gt;&lt;/keywords&gt;&lt;dates&gt;&lt;year&gt;2017&lt;/year&gt;&lt;/dates&gt;&lt;isbn&gt;2234-943X (Print)&amp;#xD;2234-943X (Electronic)&amp;#xD;2234-943X (Linking)&lt;/isbn&gt;&lt;accession-num&gt;29312882&lt;/accession-num&gt;&lt;urls&gt;&lt;related-urls&gt;&lt;url&gt;https://www.ncbi.nlm.nih.gov/pubmed/29312882&lt;/url&gt;&lt;/related-urls&gt;&lt;/urls&gt;&lt;custom2&gt;PMC5732937&lt;/custom2&gt;&lt;electronic-resource-num&gt;10.3389/fonc.2017.00300&lt;/electronic-resource-num&gt;&lt;/record&gt;&lt;/Cite&gt;&lt;/EndNote&g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[74]</w:t>
      </w:r>
      <w:r>
        <w:rPr>
          <w:rFonts w:cs="Times New Roman" w:ascii="Times New Roman" w:hAnsi="Times New Roman"/>
          <w:sz w:val="24"/>
          <w:szCs w:val="24"/>
        </w:rPr>
      </w:r>
      <w:r>
        <w:rPr>
          <w:rFonts w:cs="Times New Roman" w:ascii="Times New Roman" w:hAnsi="Times New Roman"/>
          <w:sz w:val="24"/>
          <w:szCs w:val="24"/>
        </w:rPr>
        <w:fldChar w:fldCharType="end"/>
      </w:r>
      <w:r>
        <w:rPr>
          <w:rFonts w:cs="Times New Roman" w:ascii="Times New Roman" w:hAnsi="Times New Roman"/>
          <w:sz w:val="24"/>
          <w:szCs w:val="24"/>
        </w:rPr>
        <w:t xml:space="preserve">. Furthermore, </w:t>
      </w:r>
      <w:r>
        <w:rPr>
          <w:rFonts w:cs="Times New Roman" w:ascii="Times New Roman" w:hAnsi="Times New Roman"/>
          <w:color w:val="000000"/>
          <w:sz w:val="24"/>
          <w:szCs w:val="24"/>
          <w:shd w:fill="FFFFFF" w:val="clear"/>
        </w:rPr>
        <w:t xml:space="preserve">one actively recruiting trial out of Columbia University will shed light on the molecular signatures of the luminal A and triple negative breast tumor microenvironments before and after IORT is delivered (NCT03165487). </w:t>
      </w:r>
      <w:r>
        <w:rPr>
          <w:rFonts w:cs="Times New Roman" w:ascii="Times New Roman" w:hAnsi="Times New Roman"/>
          <w:sz w:val="24"/>
          <w:szCs w:val="24"/>
        </w:rPr>
        <w:t xml:space="preserve">The ongoing clinical trials mentioned throughout this chapter will enhance our understanding of the dynamic role for IORT. Inspired by ISIORT pooled analyses across Europe, international collaboration and data-sharing will facilitate the much-needed prospective, randomized phase III IORT trials. </w:t>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lineRule="auto" w:line="480" w:before="0" w:after="0"/>
        <w:rPr>
          <w:rFonts w:ascii="Times New Roman" w:hAnsi="Times New Roman" w:cs="Times New Roman"/>
          <w:b/>
          <w:bCs/>
          <w:sz w:val="24"/>
          <w:szCs w:val="24"/>
        </w:rPr>
      </w:pPr>
      <w:commentRangeStart w:id="0"/>
      <w:r>
        <w:rPr>
          <w:rFonts w:cs="Times New Roman" w:ascii="Times New Roman" w:hAnsi="Times New Roman"/>
          <w:sz w:val="24"/>
          <w:szCs w:val="24"/>
        </w:rPr>
        <w:t>&lt;REF&gt;References</w:t>
      </w:r>
      <w:commentRangeEnd w:id="0"/>
      <w:r>
        <w:commentReference w:id="0"/>
      </w:r>
      <w:r>
        <w:rPr>
          <w:rFonts w:cs="Times New Roman" w:ascii="Times New Roman" w:hAnsi="Times New Roman"/>
          <w:sz w:val="24"/>
          <w:szCs w:val="24"/>
        </w:rPr>
      </w:r>
    </w:p>
    <w:p>
      <w:pPr>
        <w:pStyle w:val="EndNoteBibliography"/>
        <w:spacing w:lineRule="auto" w:line="480" w:before="0" w:after="0"/>
        <w:ind w:hanging="720"/>
        <w:rPr>
          <w:rFonts w:ascii="Times New Roman" w:hAnsi="Times New Roman" w:cs="Times New Roman"/>
          <w:sz w:val="24"/>
          <w:szCs w:val="24"/>
        </w:rPr>
      </w:pPr>
      <w:r>
        <w:fldChar w:fldCharType="begin"/>
      </w:r>
      <w:r>
        <w:rPr>
          <w:rFonts w:cs="Times New Roman" w:ascii="Times New Roman" w:hAnsi="Times New Roman"/>
          <w:sz w:val="24"/>
          <w:szCs w:val="24"/>
        </w:rPr>
        <w:instrText xml:space="preserve">ADDIN EN.REFLIST</w:instrText>
      </w:r>
      <w:r>
        <w:rPr>
          <w:rFonts w:cs="Times New Roman" w:ascii="Times New Roman" w:hAnsi="Times New Roman"/>
          <w:sz w:val="24"/>
          <w:szCs w:val="24"/>
        </w:rPr>
      </w:r>
      <w:r>
        <w:rPr>
          <w:rFonts w:cs="Times New Roman" w:ascii="Times New Roman" w:hAnsi="Times New Roman"/>
          <w:sz w:val="24"/>
          <w:szCs w:val="24"/>
        </w:rPr>
        <w:fldChar w:fldCharType="separate"/>
      </w:r>
      <w:r>
        <w:rPr>
          <w:rFonts w:cs="Times New Roman" w:ascii="Times New Roman" w:hAnsi="Times New Roman"/>
          <w:sz w:val="24"/>
          <w:szCs w:val="24"/>
        </w:rPr>
        <w:t>1.</w:t>
        <w:tab/>
        <w:t xml:space="preserve">Comas, C. and A. Prio, </w:t>
      </w:r>
      <w:r>
        <w:rPr>
          <w:rFonts w:cs="Times New Roman" w:ascii="Times New Roman" w:hAnsi="Times New Roman"/>
          <w:i/>
          <w:sz w:val="24"/>
          <w:szCs w:val="24"/>
        </w:rPr>
        <w:t>Irradiation roentgen itraabdominale, après intervention chirurgicale dans un cas de cancer de l’uterus.</w:t>
      </w:r>
      <w:r>
        <w:rPr>
          <w:rFonts w:cs="Times New Roman" w:ascii="Times New Roman" w:hAnsi="Times New Roman"/>
          <w:sz w:val="24"/>
          <w:szCs w:val="24"/>
        </w:rPr>
        <w:t xml:space="preserve"> Congres International de’Electrologie Barcelona: Imprenta Francesca Badia, 1907: p. 5-14.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w:t>
        <w:tab/>
        <w:t xml:space="preserve">Abe, M. and M. Takahashi, </w:t>
      </w:r>
      <w:r>
        <w:rPr>
          <w:rFonts w:cs="Times New Roman" w:ascii="Times New Roman" w:hAnsi="Times New Roman"/>
          <w:i/>
          <w:sz w:val="24"/>
          <w:szCs w:val="24"/>
        </w:rPr>
        <w:t>Intraoperative radiotherapy: the Japanese experience.</w:t>
      </w:r>
      <w:r>
        <w:rPr>
          <w:rFonts w:cs="Times New Roman" w:ascii="Times New Roman" w:hAnsi="Times New Roman"/>
          <w:sz w:val="24"/>
          <w:szCs w:val="24"/>
        </w:rPr>
        <w:t xml:space="preserve"> Int J Radiat Oncol Biol Phys, 1981. </w:t>
      </w:r>
      <w:r>
        <w:rPr>
          <w:rFonts w:cs="Times New Roman" w:ascii="Times New Roman" w:hAnsi="Times New Roman"/>
          <w:b/>
          <w:sz w:val="24"/>
          <w:szCs w:val="24"/>
        </w:rPr>
        <w:t>7</w:t>
      </w:r>
      <w:r>
        <w:rPr>
          <w:rFonts w:cs="Times New Roman" w:ascii="Times New Roman" w:hAnsi="Times New Roman"/>
          <w:sz w:val="24"/>
          <w:szCs w:val="24"/>
        </w:rPr>
        <w:t>(7): p. 863-8.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w:t>
        <w:tab/>
        <w:t xml:space="preserve">Goldson, A.L., </w:t>
      </w:r>
      <w:r>
        <w:rPr>
          <w:rFonts w:cs="Times New Roman" w:ascii="Times New Roman" w:hAnsi="Times New Roman"/>
          <w:i/>
          <w:sz w:val="24"/>
          <w:szCs w:val="24"/>
        </w:rPr>
        <w:t>Past, Present, and Prospects of intraoperative radiotherapy (IOR).</w:t>
      </w:r>
      <w:r>
        <w:rPr>
          <w:rFonts w:cs="Times New Roman" w:ascii="Times New Roman" w:hAnsi="Times New Roman"/>
          <w:sz w:val="24"/>
          <w:szCs w:val="24"/>
        </w:rPr>
        <w:t xml:space="preserve"> Semin Oncol, 1981. </w:t>
      </w:r>
      <w:r>
        <w:rPr>
          <w:rFonts w:cs="Times New Roman" w:ascii="Times New Roman" w:hAnsi="Times New Roman"/>
          <w:b/>
          <w:sz w:val="24"/>
          <w:szCs w:val="24"/>
        </w:rPr>
        <w:t>8</w:t>
      </w:r>
      <w:r>
        <w:rPr>
          <w:rFonts w:cs="Times New Roman" w:ascii="Times New Roman" w:hAnsi="Times New Roman"/>
          <w:sz w:val="24"/>
          <w:szCs w:val="24"/>
        </w:rPr>
        <w:t>(1): p. 59-64.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w:t>
        <w:tab/>
        <w:t xml:space="preserve">Gunderson, L.L., et al., </w:t>
      </w:r>
      <w:r>
        <w:rPr>
          <w:rFonts w:cs="Times New Roman" w:ascii="Times New Roman" w:hAnsi="Times New Roman"/>
          <w:i/>
          <w:sz w:val="24"/>
          <w:szCs w:val="24"/>
        </w:rPr>
        <w:t>Intraoperative irradiation: a pilot study combining external beam photons with "boost" dose intraoperative electrons.</w:t>
      </w:r>
      <w:r>
        <w:rPr>
          <w:rFonts w:cs="Times New Roman" w:ascii="Times New Roman" w:hAnsi="Times New Roman"/>
          <w:sz w:val="24"/>
          <w:szCs w:val="24"/>
        </w:rPr>
        <w:t xml:space="preserve"> Cancer, 1982. </w:t>
      </w:r>
      <w:r>
        <w:rPr>
          <w:rFonts w:cs="Times New Roman" w:ascii="Times New Roman" w:hAnsi="Times New Roman"/>
          <w:b/>
          <w:sz w:val="24"/>
          <w:szCs w:val="24"/>
        </w:rPr>
        <w:t>49</w:t>
      </w:r>
      <w:r>
        <w:rPr>
          <w:rFonts w:cs="Times New Roman" w:ascii="Times New Roman" w:hAnsi="Times New Roman"/>
          <w:sz w:val="24"/>
          <w:szCs w:val="24"/>
        </w:rPr>
        <w:t>(11): p. 2259-66.</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w:t>
        <w:tab/>
        <w:t xml:space="preserve">Tepper, J. and W. Sindelar, </w:t>
      </w:r>
      <w:r>
        <w:rPr>
          <w:rFonts w:cs="Times New Roman" w:ascii="Times New Roman" w:hAnsi="Times New Roman"/>
          <w:i/>
          <w:sz w:val="24"/>
          <w:szCs w:val="24"/>
        </w:rPr>
        <w:t>Summary of the Workshop on Intraoperative Radiation Therapy.</w:t>
      </w:r>
      <w:r>
        <w:rPr>
          <w:rFonts w:cs="Times New Roman" w:ascii="Times New Roman" w:hAnsi="Times New Roman"/>
          <w:sz w:val="24"/>
          <w:szCs w:val="24"/>
        </w:rPr>
        <w:t xml:space="preserve"> Cancer Treat Rep, 1981. </w:t>
      </w:r>
      <w:r>
        <w:rPr>
          <w:rFonts w:cs="Times New Roman" w:ascii="Times New Roman" w:hAnsi="Times New Roman"/>
          <w:b/>
          <w:sz w:val="24"/>
          <w:szCs w:val="24"/>
        </w:rPr>
        <w:t>65</w:t>
      </w:r>
      <w:r>
        <w:rPr>
          <w:rFonts w:cs="Times New Roman" w:ascii="Times New Roman" w:hAnsi="Times New Roman"/>
          <w:sz w:val="24"/>
          <w:szCs w:val="24"/>
        </w:rPr>
        <w:t>(9-10): p. 911-8.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w:t>
        <w:tab/>
        <w:t xml:space="preserve">Gunderson, L.L., et al., </w:t>
      </w:r>
      <w:r>
        <w:rPr>
          <w:rFonts w:cs="Times New Roman" w:ascii="Times New Roman" w:hAnsi="Times New Roman"/>
          <w:i/>
          <w:sz w:val="24"/>
          <w:szCs w:val="24"/>
        </w:rPr>
        <w:t>Intraoperative and external beam irradiation with or without resection: Mayo pilot experience.</w:t>
      </w:r>
      <w:r>
        <w:rPr>
          <w:rFonts w:cs="Times New Roman" w:ascii="Times New Roman" w:hAnsi="Times New Roman"/>
          <w:sz w:val="24"/>
          <w:szCs w:val="24"/>
        </w:rPr>
        <w:t xml:space="preserve"> Mayo Clin Proc, 1984. </w:t>
      </w:r>
      <w:r>
        <w:rPr>
          <w:rFonts w:cs="Times New Roman" w:ascii="Times New Roman" w:hAnsi="Times New Roman"/>
          <w:b/>
          <w:sz w:val="24"/>
          <w:szCs w:val="24"/>
        </w:rPr>
        <w:t>59</w:t>
      </w:r>
      <w:r>
        <w:rPr>
          <w:rFonts w:cs="Times New Roman" w:ascii="Times New Roman" w:hAnsi="Times New Roman"/>
          <w:sz w:val="24"/>
          <w:szCs w:val="24"/>
        </w:rPr>
        <w:t>(10): p. 691-9.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7.</w:t>
        <w:tab/>
        <w:t xml:space="preserve">Okunieff, P., et al., </w:t>
      </w:r>
      <w:r>
        <w:rPr>
          <w:rFonts w:cs="Times New Roman" w:ascii="Times New Roman" w:hAnsi="Times New Roman"/>
          <w:i/>
          <w:sz w:val="24"/>
          <w:szCs w:val="24"/>
        </w:rPr>
        <w:t>Biology of Large Dose per Fraction Irradiation</w:t>
      </w:r>
      <w:r>
        <w:rPr>
          <w:rFonts w:cs="Times New Roman" w:ascii="Times New Roman" w:hAnsi="Times New Roman"/>
          <w:sz w:val="24"/>
          <w:szCs w:val="24"/>
        </w:rPr>
        <w:t xml:space="preserve">, in </w:t>
      </w:r>
      <w:r>
        <w:rPr>
          <w:rFonts w:cs="Times New Roman" w:ascii="Times New Roman" w:hAnsi="Times New Roman"/>
          <w:i/>
          <w:sz w:val="24"/>
          <w:szCs w:val="24"/>
        </w:rPr>
        <w:t xml:space="preserve">Intraoperative Irradiation: Techniques and Results </w:t>
      </w:r>
      <w:r>
        <w:rPr>
          <w:rFonts w:cs="Times New Roman" w:ascii="Times New Roman" w:hAnsi="Times New Roman"/>
          <w:sz w:val="24"/>
          <w:szCs w:val="24"/>
        </w:rPr>
        <w:t>2011, Humana Press. p. 27-47.</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8.</w:t>
        <w:tab/>
        <w:t xml:space="preserve">Park, C., et al., </w:t>
      </w:r>
      <w:r>
        <w:rPr>
          <w:rFonts w:cs="Times New Roman" w:ascii="Times New Roman" w:hAnsi="Times New Roman"/>
          <w:i/>
          <w:sz w:val="24"/>
          <w:szCs w:val="24"/>
        </w:rPr>
        <w:t>Universal survival curve and single fraction equivalent dose: useful tools in understanding potency of ablative radiotherapy.</w:t>
      </w:r>
      <w:r>
        <w:rPr>
          <w:rFonts w:cs="Times New Roman" w:ascii="Times New Roman" w:hAnsi="Times New Roman"/>
          <w:sz w:val="24"/>
          <w:szCs w:val="24"/>
        </w:rPr>
        <w:t xml:space="preserve"> Int J Radiat Oncol Biol Phys, 2008. </w:t>
      </w:r>
      <w:r>
        <w:rPr>
          <w:rFonts w:cs="Times New Roman" w:ascii="Times New Roman" w:hAnsi="Times New Roman"/>
          <w:b/>
          <w:sz w:val="24"/>
          <w:szCs w:val="24"/>
        </w:rPr>
        <w:t>70</w:t>
      </w:r>
      <w:r>
        <w:rPr>
          <w:rFonts w:cs="Times New Roman" w:ascii="Times New Roman" w:hAnsi="Times New Roman"/>
          <w:sz w:val="24"/>
          <w:szCs w:val="24"/>
        </w:rPr>
        <w:t>(3): p. 847-52.</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9.</w:t>
        <w:tab/>
        <w:t xml:space="preserve">Wang, J.Z., et al., </w:t>
      </w:r>
      <w:r>
        <w:rPr>
          <w:rFonts w:cs="Times New Roman" w:ascii="Times New Roman" w:hAnsi="Times New Roman"/>
          <w:i/>
          <w:sz w:val="24"/>
          <w:szCs w:val="24"/>
        </w:rPr>
        <w:t>A generalized linear-quadratic model for radiosurgery, stereotactic body radiation therapy, and high-dose rate brachytherapy.</w:t>
      </w:r>
      <w:r>
        <w:rPr>
          <w:rFonts w:cs="Times New Roman" w:ascii="Times New Roman" w:hAnsi="Times New Roman"/>
          <w:sz w:val="24"/>
          <w:szCs w:val="24"/>
        </w:rPr>
        <w:t xml:space="preserve"> Sci Transl Med, 2010. </w:t>
      </w:r>
      <w:r>
        <w:rPr>
          <w:rFonts w:cs="Times New Roman" w:ascii="Times New Roman" w:hAnsi="Times New Roman"/>
          <w:b/>
          <w:sz w:val="24"/>
          <w:szCs w:val="24"/>
        </w:rPr>
        <w:t>2</w:t>
      </w:r>
      <w:r>
        <w:rPr>
          <w:rFonts w:cs="Times New Roman" w:ascii="Times New Roman" w:hAnsi="Times New Roman"/>
          <w:sz w:val="24"/>
          <w:szCs w:val="24"/>
        </w:rPr>
        <w:t>(39): p. 39ra48.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10.</w:t>
        <w:tab/>
        <w:t xml:space="preserve">Brown, J.M., D.J. Carlson, and D.J. Brenner, </w:t>
      </w:r>
      <w:r>
        <w:rPr>
          <w:rFonts w:cs="Times New Roman" w:ascii="Times New Roman" w:hAnsi="Times New Roman"/>
          <w:i/>
          <w:sz w:val="24"/>
          <w:szCs w:val="24"/>
        </w:rPr>
        <w:t>The tumor radiobiology of SRS and SBRT: are more than the 5 Rs involved?</w:t>
      </w:r>
      <w:r>
        <w:rPr>
          <w:rFonts w:cs="Times New Roman" w:ascii="Times New Roman" w:hAnsi="Times New Roman"/>
          <w:sz w:val="24"/>
          <w:szCs w:val="24"/>
        </w:rPr>
        <w:t xml:space="preserve"> Int J Radiat Oncol Biol Phys, 2014. </w:t>
      </w:r>
      <w:r>
        <w:rPr>
          <w:rFonts w:cs="Times New Roman" w:ascii="Times New Roman" w:hAnsi="Times New Roman"/>
          <w:b/>
          <w:sz w:val="24"/>
          <w:szCs w:val="24"/>
        </w:rPr>
        <w:t>88</w:t>
      </w:r>
      <w:r>
        <w:rPr>
          <w:rFonts w:cs="Times New Roman" w:ascii="Times New Roman" w:hAnsi="Times New Roman"/>
          <w:sz w:val="24"/>
          <w:szCs w:val="24"/>
        </w:rPr>
        <w:t>(2): p. 254-62.</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11.</w:t>
        <w:tab/>
        <w:t xml:space="preserve">Hensley, F.W., </w:t>
      </w:r>
      <w:r>
        <w:rPr>
          <w:rFonts w:cs="Times New Roman" w:ascii="Times New Roman" w:hAnsi="Times New Roman"/>
          <w:i/>
          <w:sz w:val="24"/>
          <w:szCs w:val="24"/>
        </w:rPr>
        <w:t>Present state and issues in IORT Physics.</w:t>
      </w:r>
      <w:r>
        <w:rPr>
          <w:rFonts w:cs="Times New Roman" w:ascii="Times New Roman" w:hAnsi="Times New Roman"/>
          <w:sz w:val="24"/>
          <w:szCs w:val="24"/>
        </w:rPr>
        <w:t xml:space="preserve"> Radiat Oncol, 2017. </w:t>
      </w:r>
      <w:r>
        <w:rPr>
          <w:rFonts w:cs="Times New Roman" w:ascii="Times New Roman" w:hAnsi="Times New Roman"/>
          <w:b/>
          <w:sz w:val="24"/>
          <w:szCs w:val="24"/>
        </w:rPr>
        <w:t>12</w:t>
      </w:r>
      <w:r>
        <w:rPr>
          <w:rFonts w:cs="Times New Roman" w:ascii="Times New Roman" w:hAnsi="Times New Roman"/>
          <w:sz w:val="24"/>
          <w:szCs w:val="24"/>
        </w:rPr>
        <w:t>(1): p. 37.</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12.</w:t>
        <w:tab/>
        <w:t xml:space="preserve">Loi, G., et al., </w:t>
      </w:r>
      <w:r>
        <w:rPr>
          <w:rFonts w:cs="Times New Roman" w:ascii="Times New Roman" w:hAnsi="Times New Roman"/>
          <w:i/>
          <w:sz w:val="24"/>
          <w:szCs w:val="24"/>
        </w:rPr>
        <w:t>Neutron production from a mobile linear accelerator operating in electron mode for intraoperative radiation therapy.</w:t>
      </w:r>
      <w:r>
        <w:rPr>
          <w:rFonts w:cs="Times New Roman" w:ascii="Times New Roman" w:hAnsi="Times New Roman"/>
          <w:sz w:val="24"/>
          <w:szCs w:val="24"/>
        </w:rPr>
        <w:t xml:space="preserve"> Phys Med Biol, 2006. </w:t>
      </w:r>
      <w:r>
        <w:rPr>
          <w:rFonts w:cs="Times New Roman" w:ascii="Times New Roman" w:hAnsi="Times New Roman"/>
          <w:b/>
          <w:sz w:val="24"/>
          <w:szCs w:val="24"/>
        </w:rPr>
        <w:t>51</w:t>
      </w:r>
      <w:r>
        <w:rPr>
          <w:rFonts w:cs="Times New Roman" w:ascii="Times New Roman" w:hAnsi="Times New Roman"/>
          <w:sz w:val="24"/>
          <w:szCs w:val="24"/>
        </w:rPr>
        <w:t>(3): p. 695-702.</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13.</w:t>
        <w:tab/>
        <w:t xml:space="preserve">Jaradat, A.K. and P.J. Biggs, </w:t>
      </w:r>
      <w:r>
        <w:rPr>
          <w:rFonts w:cs="Times New Roman" w:ascii="Times New Roman" w:hAnsi="Times New Roman"/>
          <w:i/>
          <w:sz w:val="24"/>
          <w:szCs w:val="24"/>
        </w:rPr>
        <w:t>Measurement of the neutron leakage from a dedicated intraoperative radiation therapy electron linear accelerator and a conventional linear accelerator for 9, 12, 15(16), and 18(20) MeV electron energies.</w:t>
      </w:r>
      <w:r>
        <w:rPr>
          <w:rFonts w:cs="Times New Roman" w:ascii="Times New Roman" w:hAnsi="Times New Roman"/>
          <w:sz w:val="24"/>
          <w:szCs w:val="24"/>
        </w:rPr>
        <w:t xml:space="preserve"> Med Phys, 2008. </w:t>
      </w:r>
      <w:r>
        <w:rPr>
          <w:rFonts w:cs="Times New Roman" w:ascii="Times New Roman" w:hAnsi="Times New Roman"/>
          <w:b/>
          <w:sz w:val="24"/>
          <w:szCs w:val="24"/>
        </w:rPr>
        <w:t>35</w:t>
      </w:r>
      <w:r>
        <w:rPr>
          <w:rFonts w:cs="Times New Roman" w:ascii="Times New Roman" w:hAnsi="Times New Roman"/>
          <w:sz w:val="24"/>
          <w:szCs w:val="24"/>
        </w:rPr>
        <w:t>(5): p. 1711-7.</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14.</w:t>
        <w:tab/>
        <w:t xml:space="preserve">Krechetov, A.S., et al., </w:t>
      </w:r>
      <w:r>
        <w:rPr>
          <w:rFonts w:cs="Times New Roman" w:ascii="Times New Roman" w:hAnsi="Times New Roman"/>
          <w:i/>
          <w:sz w:val="24"/>
          <w:szCs w:val="24"/>
        </w:rPr>
        <w:t>Shielding assessment of a mobile electron accelerator for intra-operative radiotherapy.</w:t>
      </w:r>
      <w:r>
        <w:rPr>
          <w:rFonts w:cs="Times New Roman" w:ascii="Times New Roman" w:hAnsi="Times New Roman"/>
          <w:sz w:val="24"/>
          <w:szCs w:val="24"/>
        </w:rPr>
        <w:t xml:space="preserve"> J Appl Clin Med Phys, 2010. </w:t>
      </w:r>
      <w:r>
        <w:rPr>
          <w:rFonts w:cs="Times New Roman" w:ascii="Times New Roman" w:hAnsi="Times New Roman"/>
          <w:b/>
          <w:sz w:val="24"/>
          <w:szCs w:val="24"/>
        </w:rPr>
        <w:t>11</w:t>
      </w:r>
      <w:r>
        <w:rPr>
          <w:rFonts w:cs="Times New Roman" w:ascii="Times New Roman" w:hAnsi="Times New Roman"/>
          <w:sz w:val="24"/>
          <w:szCs w:val="24"/>
        </w:rPr>
        <w:t>(4): p. 3151.</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15.</w:t>
        <w:tab/>
        <w:t xml:space="preserve">Nag S, W.C., Gunderson L, et al. , </w:t>
      </w:r>
      <w:r>
        <w:rPr>
          <w:rFonts w:cs="Times New Roman" w:ascii="Times New Roman" w:hAnsi="Times New Roman"/>
          <w:i/>
          <w:sz w:val="24"/>
          <w:szCs w:val="24"/>
        </w:rPr>
        <w:t>IORT with electron-beam, high-dose-rate brachytherapy or low-KV/electronic brachytherapy: methodological comparisons</w:t>
      </w:r>
      <w:r>
        <w:rPr>
          <w:rFonts w:cs="Times New Roman" w:ascii="Times New Roman" w:hAnsi="Times New Roman"/>
          <w:sz w:val="24"/>
          <w:szCs w:val="24"/>
        </w:rPr>
        <w:t xml:space="preserve">, in </w:t>
      </w:r>
      <w:r>
        <w:rPr>
          <w:rFonts w:cs="Times New Roman" w:ascii="Times New Roman" w:hAnsi="Times New Roman"/>
          <w:i/>
          <w:sz w:val="24"/>
          <w:szCs w:val="24"/>
        </w:rPr>
        <w:t>Intraoperative irradiation: techniques and results</w:t>
      </w:r>
      <w:r>
        <w:rPr>
          <w:rFonts w:cs="Times New Roman" w:ascii="Times New Roman" w:hAnsi="Times New Roman"/>
          <w:sz w:val="24"/>
          <w:szCs w:val="24"/>
        </w:rPr>
        <w:t>. 2011, Humana Press: Totowa, NJ. p. 99–115.</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16.</w:t>
        <w:tab/>
        <w:t xml:space="preserve">Beddar, A.S., et al., </w:t>
      </w:r>
      <w:r>
        <w:rPr>
          <w:rFonts w:cs="Times New Roman" w:ascii="Times New Roman" w:hAnsi="Times New Roman"/>
          <w:i/>
          <w:sz w:val="24"/>
          <w:szCs w:val="24"/>
        </w:rPr>
        <w:t>Intraoperative radiation therapy using mobile electron linear accelerators: report of AAPM Radiation Therapy Committee Task Group No. 72.</w:t>
      </w:r>
      <w:r>
        <w:rPr>
          <w:rFonts w:cs="Times New Roman" w:ascii="Times New Roman" w:hAnsi="Times New Roman"/>
          <w:sz w:val="24"/>
          <w:szCs w:val="24"/>
        </w:rPr>
        <w:t xml:space="preserve"> Med Phys, 2006. </w:t>
      </w:r>
      <w:r>
        <w:rPr>
          <w:rFonts w:cs="Times New Roman" w:ascii="Times New Roman" w:hAnsi="Times New Roman"/>
          <w:b/>
          <w:sz w:val="24"/>
          <w:szCs w:val="24"/>
        </w:rPr>
        <w:t>33</w:t>
      </w:r>
      <w:r>
        <w:rPr>
          <w:rFonts w:cs="Times New Roman" w:ascii="Times New Roman" w:hAnsi="Times New Roman"/>
          <w:sz w:val="24"/>
          <w:szCs w:val="24"/>
        </w:rPr>
        <w:t>(5): p. 1476-89.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17.</w:t>
        <w:tab/>
        <w:t xml:space="preserve">Richardson, S.L., et al., </w:t>
      </w:r>
      <w:r>
        <w:rPr>
          <w:rFonts w:cs="Times New Roman" w:ascii="Times New Roman" w:hAnsi="Times New Roman"/>
          <w:i/>
          <w:sz w:val="24"/>
          <w:szCs w:val="24"/>
        </w:rPr>
        <w:t>AAPM medical physics practice guideline 13.a: HDR brachytherapy, part A.</w:t>
      </w:r>
      <w:r>
        <w:rPr>
          <w:rFonts w:cs="Times New Roman" w:ascii="Times New Roman" w:hAnsi="Times New Roman"/>
          <w:sz w:val="24"/>
          <w:szCs w:val="24"/>
        </w:rPr>
        <w:t xml:space="preserve"> J Appl Clin Med Phys, 2023. </w:t>
      </w:r>
      <w:r>
        <w:rPr>
          <w:rFonts w:cs="Times New Roman" w:ascii="Times New Roman" w:hAnsi="Times New Roman"/>
          <w:b/>
          <w:sz w:val="24"/>
          <w:szCs w:val="24"/>
        </w:rPr>
        <w:t>24</w:t>
      </w:r>
      <w:r>
        <w:rPr>
          <w:rFonts w:cs="Times New Roman" w:ascii="Times New Roman" w:hAnsi="Times New Roman"/>
          <w:sz w:val="24"/>
          <w:szCs w:val="24"/>
        </w:rPr>
        <w:t>(3): p. e13829.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18.</w:t>
        <w:tab/>
        <w:t xml:space="preserve">Furhang EE, S.J., Hu KS, et al, </w:t>
      </w:r>
      <w:r>
        <w:rPr>
          <w:rFonts w:cs="Times New Roman" w:ascii="Times New Roman" w:hAnsi="Times New Roman"/>
          <w:i/>
          <w:sz w:val="24"/>
          <w:szCs w:val="24"/>
        </w:rPr>
        <w:t>HDR-IORT: physics and techniques</w:t>
      </w:r>
      <w:r>
        <w:rPr>
          <w:rFonts w:cs="Times New Roman" w:ascii="Times New Roman" w:hAnsi="Times New Roman"/>
          <w:sz w:val="24"/>
          <w:szCs w:val="24"/>
        </w:rPr>
        <w:t xml:space="preserve">, in </w:t>
      </w:r>
      <w:r>
        <w:rPr>
          <w:rFonts w:cs="Times New Roman" w:ascii="Times New Roman" w:hAnsi="Times New Roman"/>
          <w:i/>
          <w:sz w:val="24"/>
          <w:szCs w:val="24"/>
        </w:rPr>
        <w:t>Intraoperative irradiation: techniques and results</w:t>
      </w:r>
      <w:r>
        <w:rPr>
          <w:rFonts w:cs="Times New Roman" w:ascii="Times New Roman" w:hAnsi="Times New Roman"/>
          <w:sz w:val="24"/>
          <w:szCs w:val="24"/>
        </w:rPr>
        <w:t>, W.C. Gunderson L, Calvo F, et al., Editor. 2011, Humana Press: Totowa, NJ. p. 73–84.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19.</w:t>
        <w:tab/>
        <w:t xml:space="preserve">Kraus-Tiefenbacher, U., Biggs, P, Vaidya, J, et al </w:t>
      </w:r>
      <w:r>
        <w:rPr>
          <w:rFonts w:cs="Times New Roman" w:ascii="Times New Roman" w:hAnsi="Times New Roman"/>
          <w:i/>
          <w:sz w:val="24"/>
          <w:szCs w:val="24"/>
        </w:rPr>
        <w:t>Electronic Brachytherapy / Low KV-IORT: Physics and Techniques</w:t>
      </w:r>
      <w:r>
        <w:rPr>
          <w:rFonts w:cs="Times New Roman" w:ascii="Times New Roman" w:hAnsi="Times New Roman"/>
          <w:sz w:val="24"/>
          <w:szCs w:val="24"/>
        </w:rPr>
        <w:t xml:space="preserve">, in </w:t>
      </w:r>
      <w:r>
        <w:rPr>
          <w:rFonts w:cs="Times New Roman" w:ascii="Times New Roman" w:hAnsi="Times New Roman"/>
          <w:i/>
          <w:sz w:val="24"/>
          <w:szCs w:val="24"/>
        </w:rPr>
        <w:t>Intraoperative irradiation: techniques and results</w:t>
      </w:r>
      <w:r>
        <w:rPr>
          <w:rFonts w:cs="Times New Roman" w:ascii="Times New Roman" w:hAnsi="Times New Roman"/>
          <w:sz w:val="24"/>
          <w:szCs w:val="24"/>
        </w:rPr>
        <w:t>, W.C. Gunderson L, Calvo F, et al., Editor. 2011, Humana Press: Totowa, NJ. p. 85-98.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20.</w:t>
        <w:tab/>
        <w:t xml:space="preserve">Orecchia, R., et al., </w:t>
      </w:r>
      <w:r>
        <w:rPr>
          <w:rFonts w:cs="Times New Roman" w:ascii="Times New Roman" w:hAnsi="Times New Roman"/>
          <w:i/>
          <w:sz w:val="24"/>
          <w:szCs w:val="24"/>
        </w:rPr>
        <w:t>Intraoperative irradiation for early breast cancer (ELIOT): long-term recurrence and survival outcomes from a single-centre, randomised, phase 3 equivalence trial.</w:t>
      </w:r>
      <w:r>
        <w:rPr>
          <w:rFonts w:cs="Times New Roman" w:ascii="Times New Roman" w:hAnsi="Times New Roman"/>
          <w:sz w:val="24"/>
          <w:szCs w:val="24"/>
        </w:rPr>
        <w:t xml:space="preserve"> Lancet Oncol, 2021. </w:t>
      </w:r>
      <w:r>
        <w:rPr>
          <w:rFonts w:cs="Times New Roman" w:ascii="Times New Roman" w:hAnsi="Times New Roman"/>
          <w:b/>
          <w:sz w:val="24"/>
          <w:szCs w:val="24"/>
        </w:rPr>
        <w:t>22</w:t>
      </w:r>
      <w:r>
        <w:rPr>
          <w:rFonts w:cs="Times New Roman" w:ascii="Times New Roman" w:hAnsi="Times New Roman"/>
          <w:sz w:val="24"/>
          <w:szCs w:val="24"/>
        </w:rPr>
        <w:t>(5): p. 597-608.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21.</w:t>
        <w:tab/>
        <w:t xml:space="preserve">Vicini, F.A., et al., </w:t>
      </w:r>
      <w:r>
        <w:rPr>
          <w:rFonts w:cs="Times New Roman" w:ascii="Times New Roman" w:hAnsi="Times New Roman"/>
          <w:i/>
          <w:sz w:val="24"/>
          <w:szCs w:val="24"/>
        </w:rPr>
        <w:t>Long-term primary results of accelerated partial breast irradiation after breast-conserving surgery for early-stage breast cancer: a randomised, phase 3, equivalence trial.</w:t>
      </w:r>
      <w:r>
        <w:rPr>
          <w:rFonts w:cs="Times New Roman" w:ascii="Times New Roman" w:hAnsi="Times New Roman"/>
          <w:sz w:val="24"/>
          <w:szCs w:val="24"/>
        </w:rPr>
        <w:t xml:space="preserve"> Lancet, 2019. </w:t>
      </w:r>
      <w:r>
        <w:rPr>
          <w:rFonts w:cs="Times New Roman" w:ascii="Times New Roman" w:hAnsi="Times New Roman"/>
          <w:b/>
          <w:sz w:val="24"/>
          <w:szCs w:val="24"/>
        </w:rPr>
        <w:t>394</w:t>
      </w:r>
      <w:r>
        <w:rPr>
          <w:rFonts w:cs="Times New Roman" w:ascii="Times New Roman" w:hAnsi="Times New Roman"/>
          <w:sz w:val="24"/>
          <w:szCs w:val="24"/>
        </w:rPr>
        <w:t>(10215): p. 2155-2164.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22.</w:t>
        <w:tab/>
        <w:t xml:space="preserve">Vaidya, J.S., et al., </w:t>
      </w:r>
      <w:r>
        <w:rPr>
          <w:rFonts w:cs="Times New Roman" w:ascii="Times New Roman" w:hAnsi="Times New Roman"/>
          <w:i/>
          <w:sz w:val="24"/>
          <w:szCs w:val="24"/>
        </w:rPr>
        <w:t>Long term survival and local control outcomes from single dose targeted intraoperative radiotherapy during lumpectomy (TARGIT-IORT) for early breast cancer: TARGIT-A randomised clinical trial.</w:t>
      </w:r>
      <w:r>
        <w:rPr>
          <w:rFonts w:cs="Times New Roman" w:ascii="Times New Roman" w:hAnsi="Times New Roman"/>
          <w:sz w:val="24"/>
          <w:szCs w:val="24"/>
        </w:rPr>
        <w:t xml:space="preserve"> BMJ, 2020. </w:t>
      </w:r>
      <w:r>
        <w:rPr>
          <w:rFonts w:cs="Times New Roman" w:ascii="Times New Roman" w:hAnsi="Times New Roman"/>
          <w:b/>
          <w:sz w:val="24"/>
          <w:szCs w:val="24"/>
        </w:rPr>
        <w:t>370</w:t>
      </w:r>
      <w:r>
        <w:rPr>
          <w:rFonts w:cs="Times New Roman" w:ascii="Times New Roman" w:hAnsi="Times New Roman"/>
          <w:sz w:val="24"/>
          <w:szCs w:val="24"/>
        </w:rPr>
        <w:t>: p. m2836.</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23.</w:t>
        <w:tab/>
        <w:t xml:space="preserve">Vaidya, J.S., et al., </w:t>
      </w:r>
      <w:r>
        <w:rPr>
          <w:rFonts w:cs="Times New Roman" w:ascii="Times New Roman" w:hAnsi="Times New Roman"/>
          <w:i/>
          <w:sz w:val="24"/>
          <w:szCs w:val="24"/>
        </w:rPr>
        <w:t>Effect of Delayed Targeted Intraoperative Radiotherapy vs Whole-Breast Radiotherapy on Local Recurrence and Survival: Long-term Results From the TARGIT-A Randomized Clinical Trial in Early Breast Cancer.</w:t>
      </w:r>
      <w:r>
        <w:rPr>
          <w:rFonts w:cs="Times New Roman" w:ascii="Times New Roman" w:hAnsi="Times New Roman"/>
          <w:sz w:val="24"/>
          <w:szCs w:val="24"/>
        </w:rPr>
        <w:t xml:space="preserve"> JAMA Oncol, 2020. </w:t>
      </w:r>
      <w:r>
        <w:rPr>
          <w:rFonts w:cs="Times New Roman" w:ascii="Times New Roman" w:hAnsi="Times New Roman"/>
          <w:b/>
          <w:sz w:val="24"/>
          <w:szCs w:val="24"/>
        </w:rPr>
        <w:t>6</w:t>
      </w:r>
      <w:r>
        <w:rPr>
          <w:rFonts w:cs="Times New Roman" w:ascii="Times New Roman" w:hAnsi="Times New Roman"/>
          <w:sz w:val="24"/>
          <w:szCs w:val="24"/>
        </w:rPr>
        <w:t>(7): p. e200249.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24.</w:t>
        <w:tab/>
        <w:t xml:space="preserve">Silverstein, M.J., et al., </w:t>
      </w:r>
      <w:r>
        <w:rPr>
          <w:rFonts w:cs="Times New Roman" w:ascii="Times New Roman" w:hAnsi="Times New Roman"/>
          <w:i/>
          <w:sz w:val="24"/>
          <w:szCs w:val="24"/>
        </w:rPr>
        <w:t>Recurrence and Survival Rates for 1400 Early Breast Tumors Treated with Intraoperative Radiation Therapy (IORT).</w:t>
      </w:r>
      <w:r>
        <w:rPr>
          <w:rFonts w:cs="Times New Roman" w:ascii="Times New Roman" w:hAnsi="Times New Roman"/>
          <w:sz w:val="24"/>
          <w:szCs w:val="24"/>
        </w:rPr>
        <w:t xml:space="preserve"> Ann Surg Oncol, 2022. </w:t>
      </w:r>
      <w:r>
        <w:rPr>
          <w:rFonts w:cs="Times New Roman" w:ascii="Times New Roman" w:hAnsi="Times New Roman"/>
          <w:b/>
          <w:sz w:val="24"/>
          <w:szCs w:val="24"/>
        </w:rPr>
        <w:t>29</w:t>
      </w:r>
      <w:r>
        <w:rPr>
          <w:rFonts w:cs="Times New Roman" w:ascii="Times New Roman" w:hAnsi="Times New Roman"/>
          <w:sz w:val="24"/>
          <w:szCs w:val="24"/>
        </w:rPr>
        <w:t>(6): p. 3726-3736.</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25.</w:t>
        <w:tab/>
        <w:t xml:space="preserve">Wong, W.W., et al., </w:t>
      </w:r>
      <w:r>
        <w:rPr>
          <w:rFonts w:cs="Times New Roman" w:ascii="Times New Roman" w:hAnsi="Times New Roman"/>
          <w:i/>
          <w:sz w:val="24"/>
          <w:szCs w:val="24"/>
        </w:rPr>
        <w:t>Six-year outcome of a prospective study evaluating tumor bed boost with intra-operative electron irradiation followed by whole-breast irradiation for early-stage breast cancer.</w:t>
      </w:r>
      <w:r>
        <w:rPr>
          <w:rFonts w:cs="Times New Roman" w:ascii="Times New Roman" w:hAnsi="Times New Roman"/>
          <w:sz w:val="24"/>
          <w:szCs w:val="24"/>
        </w:rPr>
        <w:t xml:space="preserve"> Breast J, 2014. </w:t>
      </w:r>
      <w:r>
        <w:rPr>
          <w:rFonts w:cs="Times New Roman" w:ascii="Times New Roman" w:hAnsi="Times New Roman"/>
          <w:b/>
          <w:sz w:val="24"/>
          <w:szCs w:val="24"/>
        </w:rPr>
        <w:t>20</w:t>
      </w:r>
      <w:r>
        <w:rPr>
          <w:rFonts w:cs="Times New Roman" w:ascii="Times New Roman" w:hAnsi="Times New Roman"/>
          <w:sz w:val="24"/>
          <w:szCs w:val="24"/>
        </w:rPr>
        <w:t>(2): p. 125-30.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26.</w:t>
        <w:tab/>
        <w:t xml:space="preserve">Fastner, G., et al., </w:t>
      </w:r>
      <w:r>
        <w:rPr>
          <w:rFonts w:cs="Times New Roman" w:ascii="Times New Roman" w:hAnsi="Times New Roman"/>
          <w:i/>
          <w:sz w:val="24"/>
          <w:szCs w:val="24"/>
        </w:rPr>
        <w:t>ESTRO IORT Task Force/ACROP recommendations for intraoperative radiation therapy with electrons (IOERT) in breast cancer.</w:t>
      </w:r>
      <w:r>
        <w:rPr>
          <w:rFonts w:cs="Times New Roman" w:ascii="Times New Roman" w:hAnsi="Times New Roman"/>
          <w:sz w:val="24"/>
          <w:szCs w:val="24"/>
        </w:rPr>
        <w:t xml:space="preserve"> Radiother Oncol, 2020. </w:t>
      </w:r>
      <w:r>
        <w:rPr>
          <w:rFonts w:cs="Times New Roman" w:ascii="Times New Roman" w:hAnsi="Times New Roman"/>
          <w:b/>
          <w:sz w:val="24"/>
          <w:szCs w:val="24"/>
        </w:rPr>
        <w:t>149</w:t>
      </w:r>
      <w:r>
        <w:rPr>
          <w:rFonts w:cs="Times New Roman" w:ascii="Times New Roman" w:hAnsi="Times New Roman"/>
          <w:sz w:val="24"/>
          <w:szCs w:val="24"/>
        </w:rPr>
        <w:t>: p. 150-157.</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27.</w:t>
        <w:tab/>
        <w:t xml:space="preserve">Stupp, R., et al., </w:t>
      </w:r>
      <w:r>
        <w:rPr>
          <w:rFonts w:cs="Times New Roman" w:ascii="Times New Roman" w:hAnsi="Times New Roman"/>
          <w:i/>
          <w:sz w:val="24"/>
          <w:szCs w:val="24"/>
        </w:rPr>
        <w:t>Radiotherapy plus concomitant and adjuvant temozolomide for glioblastoma.</w:t>
      </w:r>
      <w:r>
        <w:rPr>
          <w:rFonts w:cs="Times New Roman" w:ascii="Times New Roman" w:hAnsi="Times New Roman"/>
          <w:sz w:val="24"/>
          <w:szCs w:val="24"/>
        </w:rPr>
        <w:t xml:space="preserve"> N Engl J Med, 2005. </w:t>
      </w:r>
      <w:r>
        <w:rPr>
          <w:rFonts w:cs="Times New Roman" w:ascii="Times New Roman" w:hAnsi="Times New Roman"/>
          <w:b/>
          <w:sz w:val="24"/>
          <w:szCs w:val="24"/>
        </w:rPr>
        <w:t>352</w:t>
      </w:r>
      <w:r>
        <w:rPr>
          <w:rFonts w:cs="Times New Roman" w:ascii="Times New Roman" w:hAnsi="Times New Roman"/>
          <w:sz w:val="24"/>
          <w:szCs w:val="24"/>
        </w:rPr>
        <w:t>(10): p. 987-96.</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28.</w:t>
        <w:tab/>
        <w:t xml:space="preserve">Giordano, F.A., et al., </w:t>
      </w:r>
      <w:r>
        <w:rPr>
          <w:rFonts w:cs="Times New Roman" w:ascii="Times New Roman" w:hAnsi="Times New Roman"/>
          <w:i/>
          <w:sz w:val="24"/>
          <w:szCs w:val="24"/>
        </w:rPr>
        <w:t>Intraoperative Radiotherapy in Newly Diagnosed Glioblastoma (INTRAGO): An Open-Label, Dose-Escalation Phase I/II Trial.</w:t>
      </w:r>
      <w:r>
        <w:rPr>
          <w:rFonts w:cs="Times New Roman" w:ascii="Times New Roman" w:hAnsi="Times New Roman"/>
          <w:sz w:val="24"/>
          <w:szCs w:val="24"/>
        </w:rPr>
        <w:t xml:space="preserve"> Neurosurgery, 2019. </w:t>
      </w:r>
      <w:r>
        <w:rPr>
          <w:rFonts w:cs="Times New Roman" w:ascii="Times New Roman" w:hAnsi="Times New Roman"/>
          <w:b/>
          <w:sz w:val="24"/>
          <w:szCs w:val="24"/>
        </w:rPr>
        <w:t>84</w:t>
      </w:r>
      <w:r>
        <w:rPr>
          <w:rFonts w:cs="Times New Roman" w:ascii="Times New Roman" w:hAnsi="Times New Roman"/>
          <w:sz w:val="24"/>
          <w:szCs w:val="24"/>
        </w:rPr>
        <w:t>(1): p. 41-49.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29.</w:t>
        <w:tab/>
        <w:t xml:space="preserve">Chan, T.A., et al., </w:t>
      </w:r>
      <w:r>
        <w:rPr>
          <w:rFonts w:cs="Times New Roman" w:ascii="Times New Roman" w:hAnsi="Times New Roman"/>
          <w:i/>
          <w:sz w:val="24"/>
          <w:szCs w:val="24"/>
        </w:rPr>
        <w:t>Treatment of recurrent glioblastoma multiforme with GliaSite brachytherapy.</w:t>
      </w:r>
      <w:r>
        <w:rPr>
          <w:rFonts w:cs="Times New Roman" w:ascii="Times New Roman" w:hAnsi="Times New Roman"/>
          <w:sz w:val="24"/>
          <w:szCs w:val="24"/>
        </w:rPr>
        <w:t xml:space="preserve"> Int J Radiat Oncol Biol Phys, 2005. </w:t>
      </w:r>
      <w:r>
        <w:rPr>
          <w:rFonts w:cs="Times New Roman" w:ascii="Times New Roman" w:hAnsi="Times New Roman"/>
          <w:b/>
          <w:sz w:val="24"/>
          <w:szCs w:val="24"/>
        </w:rPr>
        <w:t>62</w:t>
      </w:r>
      <w:r>
        <w:rPr>
          <w:rFonts w:cs="Times New Roman" w:ascii="Times New Roman" w:hAnsi="Times New Roman"/>
          <w:sz w:val="24"/>
          <w:szCs w:val="24"/>
        </w:rPr>
        <w:t>(4): p. 1133-9.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30.</w:t>
        <w:tab/>
        <w:t xml:space="preserve">Rogers, L.R., et al., </w:t>
      </w:r>
      <w:r>
        <w:rPr>
          <w:rFonts w:cs="Times New Roman" w:ascii="Times New Roman" w:hAnsi="Times New Roman"/>
          <w:i/>
          <w:sz w:val="24"/>
          <w:szCs w:val="24"/>
        </w:rPr>
        <w:t>Results of a phase II trial of the GliaSite radiation therapy system for the treatment of newly diagnosed, resected single brain metastases.</w:t>
      </w:r>
      <w:r>
        <w:rPr>
          <w:rFonts w:cs="Times New Roman" w:ascii="Times New Roman" w:hAnsi="Times New Roman"/>
          <w:sz w:val="24"/>
          <w:szCs w:val="24"/>
        </w:rPr>
        <w:t xml:space="preserve"> J Neurosurg, 2006. </w:t>
      </w:r>
      <w:r>
        <w:rPr>
          <w:rFonts w:cs="Times New Roman" w:ascii="Times New Roman" w:hAnsi="Times New Roman"/>
          <w:b/>
          <w:sz w:val="24"/>
          <w:szCs w:val="24"/>
        </w:rPr>
        <w:t>105</w:t>
      </w:r>
      <w:r>
        <w:rPr>
          <w:rFonts w:cs="Times New Roman" w:ascii="Times New Roman" w:hAnsi="Times New Roman"/>
          <w:sz w:val="24"/>
          <w:szCs w:val="24"/>
        </w:rPr>
        <w:t>(3): p. 375-84.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31.</w:t>
        <w:tab/>
        <w:t xml:space="preserve">Weil, R.J., et al., </w:t>
      </w:r>
      <w:r>
        <w:rPr>
          <w:rFonts w:cs="Times New Roman" w:ascii="Times New Roman" w:hAnsi="Times New Roman"/>
          <w:i/>
          <w:sz w:val="24"/>
          <w:szCs w:val="24"/>
        </w:rPr>
        <w:t>Intraoperative radiotherapy to treat newly diagnosed solitary brain metastasis: initial experience and long-term outcomes.</w:t>
      </w:r>
      <w:r>
        <w:rPr>
          <w:rFonts w:cs="Times New Roman" w:ascii="Times New Roman" w:hAnsi="Times New Roman"/>
          <w:sz w:val="24"/>
          <w:szCs w:val="24"/>
        </w:rPr>
        <w:t xml:space="preserve"> J Neurosurg, 2015. </w:t>
      </w:r>
      <w:r>
        <w:rPr>
          <w:rFonts w:cs="Times New Roman" w:ascii="Times New Roman" w:hAnsi="Times New Roman"/>
          <w:b/>
          <w:sz w:val="24"/>
          <w:szCs w:val="24"/>
        </w:rPr>
        <w:t>122</w:t>
      </w:r>
      <w:r>
        <w:rPr>
          <w:rFonts w:cs="Times New Roman" w:ascii="Times New Roman" w:hAnsi="Times New Roman"/>
          <w:sz w:val="24"/>
          <w:szCs w:val="24"/>
        </w:rPr>
        <w:t>(4): p. 825-32.</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32.</w:t>
        <w:tab/>
        <w:t xml:space="preserve">Sindelar, W.F., et al., </w:t>
      </w:r>
      <w:r>
        <w:rPr>
          <w:rFonts w:cs="Times New Roman" w:ascii="Times New Roman" w:hAnsi="Times New Roman"/>
          <w:i/>
          <w:sz w:val="24"/>
          <w:szCs w:val="24"/>
        </w:rPr>
        <w:t>Intraoperative radiotherapy in retroperitoneal sarcomas. Final results of a prospective, randomized, clinical trial.</w:t>
      </w:r>
      <w:r>
        <w:rPr>
          <w:rFonts w:cs="Times New Roman" w:ascii="Times New Roman" w:hAnsi="Times New Roman"/>
          <w:sz w:val="24"/>
          <w:szCs w:val="24"/>
        </w:rPr>
        <w:t xml:space="preserve"> Arch Surg, 1993. </w:t>
      </w:r>
      <w:r>
        <w:rPr>
          <w:rFonts w:cs="Times New Roman" w:ascii="Times New Roman" w:hAnsi="Times New Roman"/>
          <w:b/>
          <w:sz w:val="24"/>
          <w:szCs w:val="24"/>
        </w:rPr>
        <w:t>128</w:t>
      </w:r>
      <w:r>
        <w:rPr>
          <w:rFonts w:cs="Times New Roman" w:ascii="Times New Roman" w:hAnsi="Times New Roman"/>
          <w:sz w:val="24"/>
          <w:szCs w:val="24"/>
        </w:rPr>
        <w:t>(4): p. 402-10.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33.</w:t>
        <w:tab/>
        <w:t xml:space="preserve">Seidensaal, K., et al., </w:t>
      </w:r>
      <w:r>
        <w:rPr>
          <w:rFonts w:cs="Times New Roman" w:ascii="Times New Roman" w:hAnsi="Times New Roman"/>
          <w:i/>
          <w:sz w:val="24"/>
          <w:szCs w:val="24"/>
        </w:rPr>
        <w:t>Preoperative Dose-Escalated Intensity-Modulated Radiotherapy (IMRT) and Intraoperative Radiation Therapy (IORT) in Patients with Retroperitoneal Soft-Tissue Sarcoma: Final Results of a Clinical Phase I/II Trial.</w:t>
      </w:r>
      <w:r>
        <w:rPr>
          <w:rFonts w:cs="Times New Roman" w:ascii="Times New Roman" w:hAnsi="Times New Roman"/>
          <w:sz w:val="24"/>
          <w:szCs w:val="24"/>
        </w:rPr>
        <w:t xml:space="preserve"> Cancers (Basel), 2023. </w:t>
      </w:r>
      <w:r>
        <w:rPr>
          <w:rFonts w:cs="Times New Roman" w:ascii="Times New Roman" w:hAnsi="Times New Roman"/>
          <w:b/>
          <w:sz w:val="24"/>
          <w:szCs w:val="24"/>
        </w:rPr>
        <w:t>15</w:t>
      </w:r>
      <w:r>
        <w:rPr>
          <w:rFonts w:cs="Times New Roman" w:ascii="Times New Roman" w:hAnsi="Times New Roman"/>
          <w:sz w:val="24"/>
          <w:szCs w:val="24"/>
        </w:rPr>
        <w:t>(10).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34.</w:t>
        <w:tab/>
        <w:t xml:space="preserve">Callegaro, D., et al., </w:t>
      </w:r>
      <w:r>
        <w:rPr>
          <w:rFonts w:cs="Times New Roman" w:ascii="Times New Roman" w:hAnsi="Times New Roman"/>
          <w:i/>
          <w:sz w:val="24"/>
          <w:szCs w:val="24"/>
        </w:rPr>
        <w:t>Preoperative Radiotherapy in Patients With Primary Retroperitoneal Sarcoma: EORTC-62092 Trial (STRASS) Versus Off-trial (STREXIT) Results.</w:t>
      </w:r>
      <w:r>
        <w:rPr>
          <w:rFonts w:cs="Times New Roman" w:ascii="Times New Roman" w:hAnsi="Times New Roman"/>
          <w:sz w:val="24"/>
          <w:szCs w:val="24"/>
        </w:rPr>
        <w:t xml:space="preserve"> Ann Surg, 2023. </w:t>
      </w:r>
      <w:r>
        <w:rPr>
          <w:rFonts w:cs="Times New Roman" w:ascii="Times New Roman" w:hAnsi="Times New Roman"/>
          <w:b/>
          <w:sz w:val="24"/>
          <w:szCs w:val="24"/>
        </w:rPr>
        <w:t>278</w:t>
      </w:r>
      <w:r>
        <w:rPr>
          <w:rFonts w:cs="Times New Roman" w:ascii="Times New Roman" w:hAnsi="Times New Roman"/>
          <w:sz w:val="24"/>
          <w:szCs w:val="24"/>
        </w:rPr>
        <w:t>(1): p. 127-134.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35.</w:t>
        <w:tab/>
        <w:t xml:space="preserve">Call, J.A., et al., </w:t>
      </w:r>
      <w:r>
        <w:rPr>
          <w:rFonts w:cs="Times New Roman" w:ascii="Times New Roman" w:hAnsi="Times New Roman"/>
          <w:i/>
          <w:sz w:val="24"/>
          <w:szCs w:val="24"/>
        </w:rPr>
        <w:t>Use of intraoperative radiotherapy for upper-extremity soft-tissue sarcomas: analysis of disease outcomes and toxicity.</w:t>
      </w:r>
      <w:r>
        <w:rPr>
          <w:rFonts w:cs="Times New Roman" w:ascii="Times New Roman" w:hAnsi="Times New Roman"/>
          <w:sz w:val="24"/>
          <w:szCs w:val="24"/>
        </w:rPr>
        <w:t xml:space="preserve"> Am J Clin Oncol, 2014. </w:t>
      </w:r>
      <w:r>
        <w:rPr>
          <w:rFonts w:cs="Times New Roman" w:ascii="Times New Roman" w:hAnsi="Times New Roman"/>
          <w:b/>
          <w:sz w:val="24"/>
          <w:szCs w:val="24"/>
        </w:rPr>
        <w:t>37</w:t>
      </w:r>
      <w:r>
        <w:rPr>
          <w:rFonts w:cs="Times New Roman" w:ascii="Times New Roman" w:hAnsi="Times New Roman"/>
          <w:sz w:val="24"/>
          <w:szCs w:val="24"/>
        </w:rPr>
        <w:t>(1): p. 81-5.</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36.</w:t>
        <w:tab/>
        <w:t xml:space="preserve">Laughlin, B.S., et al., </w:t>
      </w:r>
      <w:r>
        <w:rPr>
          <w:rFonts w:cs="Times New Roman" w:ascii="Times New Roman" w:hAnsi="Times New Roman"/>
          <w:i/>
          <w:sz w:val="24"/>
          <w:szCs w:val="24"/>
        </w:rPr>
        <w:t>Long-term experience with intraoperative electron radiation therapy boost in extremity sarcoma.</w:t>
      </w:r>
      <w:r>
        <w:rPr>
          <w:rFonts w:cs="Times New Roman" w:ascii="Times New Roman" w:hAnsi="Times New Roman"/>
          <w:sz w:val="24"/>
          <w:szCs w:val="24"/>
        </w:rPr>
        <w:t xml:space="preserve"> Journal of Surgical Oncology, 2022. </w:t>
      </w:r>
      <w:r>
        <w:rPr>
          <w:rFonts w:cs="Times New Roman" w:ascii="Times New Roman" w:hAnsi="Times New Roman"/>
          <w:b/>
          <w:sz w:val="24"/>
          <w:szCs w:val="24"/>
        </w:rPr>
        <w:t>126</w:t>
      </w:r>
      <w:r>
        <w:rPr>
          <w:rFonts w:cs="Times New Roman" w:ascii="Times New Roman" w:hAnsi="Times New Roman"/>
          <w:sz w:val="24"/>
          <w:szCs w:val="24"/>
        </w:rPr>
        <w:t>(7): p. 1279-1287.</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37.</w:t>
        <w:tab/>
        <w:t xml:space="preserve">Roeder, F., et al., </w:t>
      </w:r>
      <w:r>
        <w:rPr>
          <w:rFonts w:cs="Times New Roman" w:ascii="Times New Roman" w:hAnsi="Times New Roman"/>
          <w:i/>
          <w:sz w:val="24"/>
          <w:szCs w:val="24"/>
        </w:rPr>
        <w:t>Intraoperative radiation therapy (IORT) for soft tissue sarcoma - ESTRO IORT Task Force/ACROP recommendations.</w:t>
      </w:r>
      <w:r>
        <w:rPr>
          <w:rFonts w:cs="Times New Roman" w:ascii="Times New Roman" w:hAnsi="Times New Roman"/>
          <w:sz w:val="24"/>
          <w:szCs w:val="24"/>
        </w:rPr>
        <w:t xml:space="preserve"> Radiother Oncol, 2020. </w:t>
      </w:r>
      <w:r>
        <w:rPr>
          <w:rFonts w:cs="Times New Roman" w:ascii="Times New Roman" w:hAnsi="Times New Roman"/>
          <w:b/>
          <w:sz w:val="24"/>
          <w:szCs w:val="24"/>
        </w:rPr>
        <w:t>150</w:t>
      </w:r>
      <w:r>
        <w:rPr>
          <w:rFonts w:cs="Times New Roman" w:ascii="Times New Roman" w:hAnsi="Times New Roman"/>
          <w:sz w:val="24"/>
          <w:szCs w:val="24"/>
        </w:rPr>
        <w:t>: p. 293-302.</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38.</w:t>
        <w:tab/>
        <w:t xml:space="preserve">Oertel, S., et al., </w:t>
      </w:r>
      <w:r>
        <w:rPr>
          <w:rFonts w:cs="Times New Roman" w:ascii="Times New Roman" w:hAnsi="Times New Roman"/>
          <w:i/>
          <w:sz w:val="24"/>
          <w:szCs w:val="24"/>
        </w:rPr>
        <w:t>Combination of external-beam radiotherapy with intraoperative electron-beam therapy is effective in incompletely resected pediatric malignancies.</w:t>
      </w:r>
      <w:r>
        <w:rPr>
          <w:rFonts w:cs="Times New Roman" w:ascii="Times New Roman" w:hAnsi="Times New Roman"/>
          <w:sz w:val="24"/>
          <w:szCs w:val="24"/>
        </w:rPr>
        <w:t xml:space="preserve"> Int J Radiat Oncol Biol Phys, 2006. </w:t>
      </w:r>
      <w:r>
        <w:rPr>
          <w:rFonts w:cs="Times New Roman" w:ascii="Times New Roman" w:hAnsi="Times New Roman"/>
          <w:b/>
          <w:sz w:val="24"/>
          <w:szCs w:val="24"/>
        </w:rPr>
        <w:t>64</w:t>
      </w:r>
      <w:r>
        <w:rPr>
          <w:rFonts w:cs="Times New Roman" w:ascii="Times New Roman" w:hAnsi="Times New Roman"/>
          <w:sz w:val="24"/>
          <w:szCs w:val="24"/>
        </w:rPr>
        <w:t>(1): p. 235-41.</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39.</w:t>
        <w:tab/>
        <w:t xml:space="preserve">Stauder, M.C., et al., </w:t>
      </w:r>
      <w:r>
        <w:rPr>
          <w:rFonts w:cs="Times New Roman" w:ascii="Times New Roman" w:hAnsi="Times New Roman"/>
          <w:i/>
          <w:sz w:val="24"/>
          <w:szCs w:val="24"/>
        </w:rPr>
        <w:t>Excellent local control and survival after intraoperative and external beam radiotherapy for pediatric solid tumors: long-term follow-up of the Mayo Clinic experience.</w:t>
      </w:r>
      <w:r>
        <w:rPr>
          <w:rFonts w:cs="Times New Roman" w:ascii="Times New Roman" w:hAnsi="Times New Roman"/>
          <w:sz w:val="24"/>
          <w:szCs w:val="24"/>
        </w:rPr>
        <w:t xml:space="preserve"> J Pediatr Hematol Oncol, 2011. </w:t>
      </w:r>
      <w:r>
        <w:rPr>
          <w:rFonts w:cs="Times New Roman" w:ascii="Times New Roman" w:hAnsi="Times New Roman"/>
          <w:b/>
          <w:sz w:val="24"/>
          <w:szCs w:val="24"/>
        </w:rPr>
        <w:t>33</w:t>
      </w:r>
      <w:r>
        <w:rPr>
          <w:rFonts w:cs="Times New Roman" w:ascii="Times New Roman" w:hAnsi="Times New Roman"/>
          <w:sz w:val="24"/>
          <w:szCs w:val="24"/>
        </w:rPr>
        <w:t>(5): p. 350-5.</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40.</w:t>
        <w:tab/>
        <w:t xml:space="preserve">Folkert, M.R., et al., </w:t>
      </w:r>
      <w:r>
        <w:rPr>
          <w:rFonts w:cs="Times New Roman" w:ascii="Times New Roman" w:hAnsi="Times New Roman"/>
          <w:i/>
          <w:sz w:val="24"/>
          <w:szCs w:val="24"/>
        </w:rPr>
        <w:t>20-year experience with intraoperative high-dose-rate brachytherapy for pediatric sarcoma: outcomes, toxicity, and practice recommendations.</w:t>
      </w:r>
      <w:r>
        <w:rPr>
          <w:rFonts w:cs="Times New Roman" w:ascii="Times New Roman" w:hAnsi="Times New Roman"/>
          <w:sz w:val="24"/>
          <w:szCs w:val="24"/>
        </w:rPr>
        <w:t xml:space="preserve"> Int J Radiat Oncol Biol Phys, 2014. </w:t>
      </w:r>
      <w:r>
        <w:rPr>
          <w:rFonts w:cs="Times New Roman" w:ascii="Times New Roman" w:hAnsi="Times New Roman"/>
          <w:b/>
          <w:sz w:val="24"/>
          <w:szCs w:val="24"/>
        </w:rPr>
        <w:t>90</w:t>
      </w:r>
      <w:r>
        <w:rPr>
          <w:rFonts w:cs="Times New Roman" w:ascii="Times New Roman" w:hAnsi="Times New Roman"/>
          <w:sz w:val="24"/>
          <w:szCs w:val="24"/>
        </w:rPr>
        <w:t>(2): p. 362-8.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41.</w:t>
        <w:tab/>
        <w:t xml:space="preserve">Qin, H.L., C.H. Lin, and X.L. Zhang, </w:t>
      </w:r>
      <w:r>
        <w:rPr>
          <w:rFonts w:cs="Times New Roman" w:ascii="Times New Roman" w:hAnsi="Times New Roman"/>
          <w:i/>
          <w:sz w:val="24"/>
          <w:szCs w:val="24"/>
        </w:rPr>
        <w:t>Evaluation of intraoperative radiotherapy for gastric carcinoma with D2 and D3 surgical resection.</w:t>
      </w:r>
      <w:r>
        <w:rPr>
          <w:rFonts w:cs="Times New Roman" w:ascii="Times New Roman" w:hAnsi="Times New Roman"/>
          <w:sz w:val="24"/>
          <w:szCs w:val="24"/>
        </w:rPr>
        <w:t xml:space="preserve"> World J Gastroenterol, 2006. </w:t>
      </w:r>
      <w:r>
        <w:rPr>
          <w:rFonts w:cs="Times New Roman" w:ascii="Times New Roman" w:hAnsi="Times New Roman"/>
          <w:b/>
          <w:sz w:val="24"/>
          <w:szCs w:val="24"/>
        </w:rPr>
        <w:t>12</w:t>
      </w:r>
      <w:r>
        <w:rPr>
          <w:rFonts w:cs="Times New Roman" w:ascii="Times New Roman" w:hAnsi="Times New Roman"/>
          <w:sz w:val="24"/>
          <w:szCs w:val="24"/>
        </w:rPr>
        <w:t>(43): p. 7033-7.</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42.</w:t>
        <w:tab/>
        <w:t xml:space="preserve">Fu, S., et al., </w:t>
      </w:r>
      <w:r>
        <w:rPr>
          <w:rFonts w:cs="Times New Roman" w:ascii="Times New Roman" w:hAnsi="Times New Roman"/>
          <w:i/>
          <w:sz w:val="24"/>
          <w:szCs w:val="24"/>
        </w:rPr>
        <w:t>Intraoperative radiotherapy combined with adjuvant chemoradiotherapy for locally advanced gastric adenocarcinoma.</w:t>
      </w:r>
      <w:r>
        <w:rPr>
          <w:rFonts w:cs="Times New Roman" w:ascii="Times New Roman" w:hAnsi="Times New Roman"/>
          <w:sz w:val="24"/>
          <w:szCs w:val="24"/>
        </w:rPr>
        <w:t xml:space="preserve"> Int J Radiat Oncol Biol Phys, 2008. </w:t>
      </w:r>
      <w:r>
        <w:rPr>
          <w:rFonts w:cs="Times New Roman" w:ascii="Times New Roman" w:hAnsi="Times New Roman"/>
          <w:b/>
          <w:sz w:val="24"/>
          <w:szCs w:val="24"/>
        </w:rPr>
        <w:t>72</w:t>
      </w:r>
      <w:r>
        <w:rPr>
          <w:rFonts w:cs="Times New Roman" w:ascii="Times New Roman" w:hAnsi="Times New Roman"/>
          <w:sz w:val="24"/>
          <w:szCs w:val="24"/>
        </w:rPr>
        <w:t>(5): p. 1488-94.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43.</w:t>
        <w:tab/>
        <w:t xml:space="preserve">Zhang, Q., et al., </w:t>
      </w:r>
      <w:r>
        <w:rPr>
          <w:rFonts w:cs="Times New Roman" w:ascii="Times New Roman" w:hAnsi="Times New Roman"/>
          <w:i/>
          <w:sz w:val="24"/>
          <w:szCs w:val="24"/>
        </w:rPr>
        <w:t>Adjuvant chemoradiotherapy with or without intraoperative radiotherapy for the treatment of resectable locally advanced gastric adenocarcinoma.</w:t>
      </w:r>
      <w:r>
        <w:rPr>
          <w:rFonts w:cs="Times New Roman" w:ascii="Times New Roman" w:hAnsi="Times New Roman"/>
          <w:sz w:val="24"/>
          <w:szCs w:val="24"/>
        </w:rPr>
        <w:t xml:space="preserve"> Radiother Oncol, 2012. </w:t>
      </w:r>
      <w:r>
        <w:rPr>
          <w:rFonts w:cs="Times New Roman" w:ascii="Times New Roman" w:hAnsi="Times New Roman"/>
          <w:b/>
          <w:sz w:val="24"/>
          <w:szCs w:val="24"/>
        </w:rPr>
        <w:t>102</w:t>
      </w:r>
      <w:r>
        <w:rPr>
          <w:rFonts w:cs="Times New Roman" w:ascii="Times New Roman" w:hAnsi="Times New Roman"/>
          <w:sz w:val="24"/>
          <w:szCs w:val="24"/>
        </w:rPr>
        <w:t>(1): p. 51-5.</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44.</w:t>
        <w:tab/>
        <w:t xml:space="preserve">Drognitz, O., et al., </w:t>
      </w:r>
      <w:r>
        <w:rPr>
          <w:rFonts w:cs="Times New Roman" w:ascii="Times New Roman" w:hAnsi="Times New Roman"/>
          <w:i/>
          <w:sz w:val="24"/>
          <w:szCs w:val="24"/>
        </w:rPr>
        <w:t>Long-term results after intraoperative radiation therapy for gastric cancer.</w:t>
      </w:r>
      <w:r>
        <w:rPr>
          <w:rFonts w:cs="Times New Roman" w:ascii="Times New Roman" w:hAnsi="Times New Roman"/>
          <w:sz w:val="24"/>
          <w:szCs w:val="24"/>
        </w:rPr>
        <w:t xml:space="preserve"> Int J Radiat Oncol Biol Phys, 2008. </w:t>
      </w:r>
      <w:r>
        <w:rPr>
          <w:rFonts w:cs="Times New Roman" w:ascii="Times New Roman" w:hAnsi="Times New Roman"/>
          <w:b/>
          <w:sz w:val="24"/>
          <w:szCs w:val="24"/>
        </w:rPr>
        <w:t>70</w:t>
      </w:r>
      <w:r>
        <w:rPr>
          <w:rFonts w:cs="Times New Roman" w:ascii="Times New Roman" w:hAnsi="Times New Roman"/>
          <w:sz w:val="24"/>
          <w:szCs w:val="24"/>
        </w:rPr>
        <w:t>(3): p. 715-21.</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45.</w:t>
        <w:tab/>
        <w:t xml:space="preserve">Calvo, F.A., et al., </w:t>
      </w:r>
      <w:r>
        <w:rPr>
          <w:rFonts w:cs="Times New Roman" w:ascii="Times New Roman" w:hAnsi="Times New Roman"/>
          <w:i/>
          <w:sz w:val="24"/>
          <w:szCs w:val="24"/>
        </w:rPr>
        <w:t>Intraoperative radiotherapy for the treatment of resectable locally advanced gastric adenocarcinoma: topography of locoregional recurrences and long-term outcomes.</w:t>
      </w:r>
      <w:r>
        <w:rPr>
          <w:rFonts w:cs="Times New Roman" w:ascii="Times New Roman" w:hAnsi="Times New Roman"/>
          <w:sz w:val="24"/>
          <w:szCs w:val="24"/>
        </w:rPr>
        <w:t xml:space="preserve"> Clin Transl Oncol, 2013. </w:t>
      </w:r>
      <w:r>
        <w:rPr>
          <w:rFonts w:cs="Times New Roman" w:ascii="Times New Roman" w:hAnsi="Times New Roman"/>
          <w:b/>
          <w:sz w:val="24"/>
          <w:szCs w:val="24"/>
        </w:rPr>
        <w:t>15</w:t>
      </w:r>
      <w:r>
        <w:rPr>
          <w:rFonts w:cs="Times New Roman" w:ascii="Times New Roman" w:hAnsi="Times New Roman"/>
          <w:sz w:val="24"/>
          <w:szCs w:val="24"/>
        </w:rPr>
        <w:t>(6): p. 443-9.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46.</w:t>
        <w:tab/>
        <w:t xml:space="preserve">Willett, C.G., et al., </w:t>
      </w:r>
      <w:r>
        <w:rPr>
          <w:rFonts w:cs="Times New Roman" w:ascii="Times New Roman" w:hAnsi="Times New Roman"/>
          <w:i/>
          <w:sz w:val="24"/>
          <w:szCs w:val="24"/>
        </w:rPr>
        <w:t>Long-term results of intraoperative electron beam irradiation (IOERT) for patients with unresectable pancreatic cancer.</w:t>
      </w:r>
      <w:r>
        <w:rPr>
          <w:rFonts w:cs="Times New Roman" w:ascii="Times New Roman" w:hAnsi="Times New Roman"/>
          <w:sz w:val="24"/>
          <w:szCs w:val="24"/>
        </w:rPr>
        <w:t xml:space="preserve"> Ann Surg, 2005. </w:t>
      </w:r>
      <w:r>
        <w:rPr>
          <w:rFonts w:cs="Times New Roman" w:ascii="Times New Roman" w:hAnsi="Times New Roman"/>
          <w:b/>
          <w:sz w:val="24"/>
          <w:szCs w:val="24"/>
        </w:rPr>
        <w:t>241</w:t>
      </w:r>
      <w:r>
        <w:rPr>
          <w:rFonts w:cs="Times New Roman" w:ascii="Times New Roman" w:hAnsi="Times New Roman"/>
          <w:sz w:val="24"/>
          <w:szCs w:val="24"/>
        </w:rPr>
        <w:t>(2): p. 295-9.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47.</w:t>
        <w:tab/>
        <w:t xml:space="preserve">Cai, S., et al., </w:t>
      </w:r>
      <w:r>
        <w:rPr>
          <w:rFonts w:cs="Times New Roman" w:ascii="Times New Roman" w:hAnsi="Times New Roman"/>
          <w:i/>
          <w:sz w:val="24"/>
          <w:szCs w:val="24"/>
        </w:rPr>
        <w:t>Updated long-term outcomes and prognostic factors for patients with unresectable locally advanced pancreatic cancer treated with intraoperative radiotherapy at the Massachusetts General Hospital, 1978 to 2010.</w:t>
      </w:r>
      <w:r>
        <w:rPr>
          <w:rFonts w:cs="Times New Roman" w:ascii="Times New Roman" w:hAnsi="Times New Roman"/>
          <w:sz w:val="24"/>
          <w:szCs w:val="24"/>
        </w:rPr>
        <w:t xml:space="preserve"> Cancer, 2013. </w:t>
      </w:r>
      <w:r>
        <w:rPr>
          <w:rFonts w:cs="Times New Roman" w:ascii="Times New Roman" w:hAnsi="Times New Roman"/>
          <w:b/>
          <w:sz w:val="24"/>
          <w:szCs w:val="24"/>
        </w:rPr>
        <w:t>119</w:t>
      </w:r>
      <w:r>
        <w:rPr>
          <w:rFonts w:cs="Times New Roman" w:ascii="Times New Roman" w:hAnsi="Times New Roman"/>
          <w:sz w:val="24"/>
          <w:szCs w:val="24"/>
        </w:rPr>
        <w:t>(23): p. 4196-204.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48.</w:t>
        <w:tab/>
        <w:t xml:space="preserve">Ashman, J.B., et al., </w:t>
      </w:r>
      <w:r>
        <w:rPr>
          <w:rFonts w:cs="Times New Roman" w:ascii="Times New Roman" w:hAnsi="Times New Roman"/>
          <w:i/>
          <w:sz w:val="24"/>
          <w:szCs w:val="24"/>
        </w:rPr>
        <w:t>Preoperative chemoradiation and IOERT for unresectable or borderline resectable pancreas cancer.</w:t>
      </w:r>
      <w:r>
        <w:rPr>
          <w:rFonts w:cs="Times New Roman" w:ascii="Times New Roman" w:hAnsi="Times New Roman"/>
          <w:sz w:val="24"/>
          <w:szCs w:val="24"/>
        </w:rPr>
        <w:t xml:space="preserve"> J Gastrointest Oncol, 2013. </w:t>
      </w:r>
      <w:r>
        <w:rPr>
          <w:rFonts w:cs="Times New Roman" w:ascii="Times New Roman" w:hAnsi="Times New Roman"/>
          <w:b/>
          <w:sz w:val="24"/>
          <w:szCs w:val="24"/>
        </w:rPr>
        <w:t>4</w:t>
      </w:r>
      <w:r>
        <w:rPr>
          <w:rFonts w:cs="Times New Roman" w:ascii="Times New Roman" w:hAnsi="Times New Roman"/>
          <w:sz w:val="24"/>
          <w:szCs w:val="24"/>
        </w:rPr>
        <w:t>(4): p. 352-60.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49.</w:t>
        <w:tab/>
        <w:t xml:space="preserve">Harrison, J.M., et al., </w:t>
      </w:r>
      <w:r>
        <w:rPr>
          <w:rFonts w:cs="Times New Roman" w:ascii="Times New Roman" w:hAnsi="Times New Roman"/>
          <w:i/>
          <w:sz w:val="24"/>
          <w:szCs w:val="24"/>
        </w:rPr>
        <w:t>Intraoperative Radiation Therapy (IORT) for Borderline Resectable and Locally Advanced Pancreatic Ductal Adenocarcinoma (BR/LA PDAC) in the Era of Modern Neoadjuvant Treatment: Short-Term and Long-Term Outcomes.</w:t>
      </w:r>
      <w:r>
        <w:rPr>
          <w:rFonts w:cs="Times New Roman" w:ascii="Times New Roman" w:hAnsi="Times New Roman"/>
          <w:sz w:val="24"/>
          <w:szCs w:val="24"/>
        </w:rPr>
        <w:t xml:space="preserve"> Ann Surg Oncol, 2020. </w:t>
      </w:r>
      <w:r>
        <w:rPr>
          <w:rFonts w:cs="Times New Roman" w:ascii="Times New Roman" w:hAnsi="Times New Roman"/>
          <w:b/>
          <w:sz w:val="24"/>
          <w:szCs w:val="24"/>
        </w:rPr>
        <w:t>27</w:t>
      </w:r>
      <w:r>
        <w:rPr>
          <w:rFonts w:cs="Times New Roman" w:ascii="Times New Roman" w:hAnsi="Times New Roman"/>
          <w:sz w:val="24"/>
          <w:szCs w:val="24"/>
        </w:rPr>
        <w:t>(5): p. 1400-1406.</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50.</w:t>
        <w:tab/>
        <w:t xml:space="preserve">Calvo, F.A., et al., </w:t>
      </w:r>
      <w:r>
        <w:rPr>
          <w:rFonts w:cs="Times New Roman" w:ascii="Times New Roman" w:hAnsi="Times New Roman"/>
          <w:i/>
          <w:sz w:val="24"/>
          <w:szCs w:val="24"/>
        </w:rPr>
        <w:t>ESTRO IORT Task Force/ACROP recommendations for intraoperative radiation therapy in borderline-resected pancreatic cancer.</w:t>
      </w:r>
      <w:r>
        <w:rPr>
          <w:rFonts w:cs="Times New Roman" w:ascii="Times New Roman" w:hAnsi="Times New Roman"/>
          <w:sz w:val="24"/>
          <w:szCs w:val="24"/>
        </w:rPr>
        <w:t xml:space="preserve"> Clin Transl Radiat Oncol, 2020. </w:t>
      </w:r>
      <w:r>
        <w:rPr>
          <w:rFonts w:cs="Times New Roman" w:ascii="Times New Roman" w:hAnsi="Times New Roman"/>
          <w:b/>
          <w:sz w:val="24"/>
          <w:szCs w:val="24"/>
        </w:rPr>
        <w:t>23</w:t>
      </w:r>
      <w:r>
        <w:rPr>
          <w:rFonts w:cs="Times New Roman" w:ascii="Times New Roman" w:hAnsi="Times New Roman"/>
          <w:sz w:val="24"/>
          <w:szCs w:val="24"/>
        </w:rPr>
        <w:t>: p. 91-99.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51.</w:t>
        <w:tab/>
        <w:t xml:space="preserve">Calvo, F.A., et al., </w:t>
      </w:r>
      <w:r>
        <w:rPr>
          <w:rFonts w:cs="Times New Roman" w:ascii="Times New Roman" w:hAnsi="Times New Roman"/>
          <w:i/>
          <w:sz w:val="24"/>
          <w:szCs w:val="24"/>
        </w:rPr>
        <w:t>ESTRO IORT Task Force/ACROP recommendations for intraoperative radiation therapy in unresected pancreatic cancer.</w:t>
      </w:r>
      <w:r>
        <w:rPr>
          <w:rFonts w:cs="Times New Roman" w:ascii="Times New Roman" w:hAnsi="Times New Roman"/>
          <w:sz w:val="24"/>
          <w:szCs w:val="24"/>
        </w:rPr>
        <w:t xml:space="preserve"> Radiother Oncol, 2020. </w:t>
      </w:r>
      <w:r>
        <w:rPr>
          <w:rFonts w:cs="Times New Roman" w:ascii="Times New Roman" w:hAnsi="Times New Roman"/>
          <w:b/>
          <w:sz w:val="24"/>
          <w:szCs w:val="24"/>
        </w:rPr>
        <w:t>148</w:t>
      </w:r>
      <w:r>
        <w:rPr>
          <w:rFonts w:cs="Times New Roman" w:ascii="Times New Roman" w:hAnsi="Times New Roman"/>
          <w:sz w:val="24"/>
          <w:szCs w:val="24"/>
        </w:rPr>
        <w:t>: p. 57-64.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52.</w:t>
        <w:tab/>
        <w:t xml:space="preserve">Masaki, T., et al., </w:t>
      </w:r>
      <w:r>
        <w:rPr>
          <w:rFonts w:cs="Times New Roman" w:ascii="Times New Roman" w:hAnsi="Times New Roman"/>
          <w:i/>
          <w:sz w:val="24"/>
          <w:szCs w:val="24"/>
        </w:rPr>
        <w:t>Intraoperative radiotherapy for oncological and function-preserving surgery in patients with advanced lower rectal cancer.</w:t>
      </w:r>
      <w:r>
        <w:rPr>
          <w:rFonts w:cs="Times New Roman" w:ascii="Times New Roman" w:hAnsi="Times New Roman"/>
          <w:sz w:val="24"/>
          <w:szCs w:val="24"/>
        </w:rPr>
        <w:t xml:space="preserve"> Langenbecks Arch Surg, 2008. </w:t>
      </w:r>
      <w:r>
        <w:rPr>
          <w:rFonts w:cs="Times New Roman" w:ascii="Times New Roman" w:hAnsi="Times New Roman"/>
          <w:b/>
          <w:sz w:val="24"/>
          <w:szCs w:val="24"/>
        </w:rPr>
        <w:t>393</w:t>
      </w:r>
      <w:r>
        <w:rPr>
          <w:rFonts w:cs="Times New Roman" w:ascii="Times New Roman" w:hAnsi="Times New Roman"/>
          <w:sz w:val="24"/>
          <w:szCs w:val="24"/>
        </w:rPr>
        <w:t>(2): p. 173-80.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53.</w:t>
        <w:tab/>
        <w:t xml:space="preserve">Dubois, J.B., et al., </w:t>
      </w:r>
      <w:r>
        <w:rPr>
          <w:rFonts w:cs="Times New Roman" w:ascii="Times New Roman" w:hAnsi="Times New Roman"/>
          <w:i/>
          <w:sz w:val="24"/>
          <w:szCs w:val="24"/>
        </w:rPr>
        <w:t>Intra-operative radiotherapy of rectal cancer: results of the French multi-institutional randomized study.</w:t>
      </w:r>
      <w:r>
        <w:rPr>
          <w:rFonts w:cs="Times New Roman" w:ascii="Times New Roman" w:hAnsi="Times New Roman"/>
          <w:sz w:val="24"/>
          <w:szCs w:val="24"/>
        </w:rPr>
        <w:t xml:space="preserve"> Radiother Oncol, 2011. </w:t>
      </w:r>
      <w:r>
        <w:rPr>
          <w:rFonts w:cs="Times New Roman" w:ascii="Times New Roman" w:hAnsi="Times New Roman"/>
          <w:b/>
          <w:sz w:val="24"/>
          <w:szCs w:val="24"/>
        </w:rPr>
        <w:t>98</w:t>
      </w:r>
      <w:r>
        <w:rPr>
          <w:rFonts w:cs="Times New Roman" w:ascii="Times New Roman" w:hAnsi="Times New Roman"/>
          <w:sz w:val="24"/>
          <w:szCs w:val="24"/>
        </w:rPr>
        <w:t>(3): p. 298-303.</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54.</w:t>
        <w:tab/>
        <w:t xml:space="preserve">Kusters, M., et al., </w:t>
      </w:r>
      <w:r>
        <w:rPr>
          <w:rFonts w:cs="Times New Roman" w:ascii="Times New Roman" w:hAnsi="Times New Roman"/>
          <w:i/>
          <w:sz w:val="24"/>
          <w:szCs w:val="24"/>
        </w:rPr>
        <w:t>Results of European pooled analysis of IORT-containing multimodality treatment for locally advanced rectal cancer: adjuvant chemotherapy prevents local recurrence rather than distant metastases.</w:t>
      </w:r>
      <w:r>
        <w:rPr>
          <w:rFonts w:cs="Times New Roman" w:ascii="Times New Roman" w:hAnsi="Times New Roman"/>
          <w:sz w:val="24"/>
          <w:szCs w:val="24"/>
        </w:rPr>
        <w:t xml:space="preserve"> Ann Oncol, 2010. </w:t>
      </w:r>
      <w:r>
        <w:rPr>
          <w:rFonts w:cs="Times New Roman" w:ascii="Times New Roman" w:hAnsi="Times New Roman"/>
          <w:b/>
          <w:sz w:val="24"/>
          <w:szCs w:val="24"/>
        </w:rPr>
        <w:t>21</w:t>
      </w:r>
      <w:r>
        <w:rPr>
          <w:rFonts w:cs="Times New Roman" w:ascii="Times New Roman" w:hAnsi="Times New Roman"/>
          <w:sz w:val="24"/>
          <w:szCs w:val="24"/>
        </w:rPr>
        <w:t>(6): p. 1279-1284.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55.</w:t>
        <w:tab/>
        <w:t xml:space="preserve">Holman, F.A., et al., </w:t>
      </w:r>
      <w:r>
        <w:rPr>
          <w:rFonts w:cs="Times New Roman" w:ascii="Times New Roman" w:hAnsi="Times New Roman"/>
          <w:i/>
          <w:sz w:val="24"/>
          <w:szCs w:val="24"/>
        </w:rPr>
        <w:t>Results of intraoperative electron beam radiotherapy containing multimodality treatment for locally unresectable T4 rectal cancer: a pooled analysis of the Mayo Clinic Rochester and Catharina Hospital Eindhoven.</w:t>
      </w:r>
      <w:r>
        <w:rPr>
          <w:rFonts w:cs="Times New Roman" w:ascii="Times New Roman" w:hAnsi="Times New Roman"/>
          <w:sz w:val="24"/>
          <w:szCs w:val="24"/>
        </w:rPr>
        <w:t xml:space="preserve"> J Gastrointest Oncol, 2016. </w:t>
      </w:r>
      <w:r>
        <w:rPr>
          <w:rFonts w:cs="Times New Roman" w:ascii="Times New Roman" w:hAnsi="Times New Roman"/>
          <w:b/>
          <w:sz w:val="24"/>
          <w:szCs w:val="24"/>
        </w:rPr>
        <w:t>7</w:t>
      </w:r>
      <w:r>
        <w:rPr>
          <w:rFonts w:cs="Times New Roman" w:ascii="Times New Roman" w:hAnsi="Times New Roman"/>
          <w:sz w:val="24"/>
          <w:szCs w:val="24"/>
        </w:rPr>
        <w:t>(6): p. 903-916.</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56.</w:t>
        <w:tab/>
        <w:t xml:space="preserve">Alberda, W.J., et al., </w:t>
      </w:r>
      <w:r>
        <w:rPr>
          <w:rFonts w:cs="Times New Roman" w:ascii="Times New Roman" w:hAnsi="Times New Roman"/>
          <w:i/>
          <w:sz w:val="24"/>
          <w:szCs w:val="24"/>
        </w:rPr>
        <w:t>Intraoperative radiation therapy reduces local recurrence rates in patients with microscopically involved circumferential resection margins after resection of locally advanced rectal cancer.</w:t>
      </w:r>
      <w:r>
        <w:rPr>
          <w:rFonts w:cs="Times New Roman" w:ascii="Times New Roman" w:hAnsi="Times New Roman"/>
          <w:sz w:val="24"/>
          <w:szCs w:val="24"/>
        </w:rPr>
        <w:t xml:space="preserve"> Int J Radiat Oncol Biol Phys, 2014. </w:t>
      </w:r>
      <w:r>
        <w:rPr>
          <w:rFonts w:cs="Times New Roman" w:ascii="Times New Roman" w:hAnsi="Times New Roman"/>
          <w:b/>
          <w:sz w:val="24"/>
          <w:szCs w:val="24"/>
        </w:rPr>
        <w:t>88</w:t>
      </w:r>
      <w:r>
        <w:rPr>
          <w:rFonts w:cs="Times New Roman" w:ascii="Times New Roman" w:hAnsi="Times New Roman"/>
          <w:sz w:val="24"/>
          <w:szCs w:val="24"/>
        </w:rPr>
        <w:t>(5): p. 1032-40.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57.</w:t>
        <w:tab/>
        <w:t xml:space="preserve">Calvo, F.A., et al., </w:t>
      </w:r>
      <w:r>
        <w:rPr>
          <w:rFonts w:cs="Times New Roman" w:ascii="Times New Roman" w:hAnsi="Times New Roman"/>
          <w:i/>
          <w:sz w:val="24"/>
          <w:szCs w:val="24"/>
        </w:rPr>
        <w:t>ESTRO/ACROP IORT recommendations for intraoperative radiation therapy in primary locally advanced rectal cancer.</w:t>
      </w:r>
      <w:r>
        <w:rPr>
          <w:rFonts w:cs="Times New Roman" w:ascii="Times New Roman" w:hAnsi="Times New Roman"/>
          <w:sz w:val="24"/>
          <w:szCs w:val="24"/>
        </w:rPr>
        <w:t xml:space="preserve"> Clin Transl Radiat Oncol, 2020. </w:t>
      </w:r>
      <w:r>
        <w:rPr>
          <w:rFonts w:cs="Times New Roman" w:ascii="Times New Roman" w:hAnsi="Times New Roman"/>
          <w:b/>
          <w:sz w:val="24"/>
          <w:szCs w:val="24"/>
        </w:rPr>
        <w:t>25</w:t>
      </w:r>
      <w:r>
        <w:rPr>
          <w:rFonts w:cs="Times New Roman" w:ascii="Times New Roman" w:hAnsi="Times New Roman"/>
          <w:sz w:val="24"/>
          <w:szCs w:val="24"/>
        </w:rPr>
        <w:t>: p. 29-36.</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58.</w:t>
        <w:tab/>
        <w:t xml:space="preserve">Calvo, F.A., et al., </w:t>
      </w:r>
      <w:r>
        <w:rPr>
          <w:rFonts w:cs="Times New Roman" w:ascii="Times New Roman" w:hAnsi="Times New Roman"/>
          <w:i/>
          <w:sz w:val="24"/>
          <w:szCs w:val="24"/>
        </w:rPr>
        <w:t>ESTRO/ACROP IORT recommendations for intraoperative radiation therapy in locally recurrent rectal cancer.</w:t>
      </w:r>
      <w:r>
        <w:rPr>
          <w:rFonts w:cs="Times New Roman" w:ascii="Times New Roman" w:hAnsi="Times New Roman"/>
          <w:sz w:val="24"/>
          <w:szCs w:val="24"/>
        </w:rPr>
        <w:t xml:space="preserve"> Clin Transl Radiat Oncol, 2020. </w:t>
      </w:r>
      <w:r>
        <w:rPr>
          <w:rFonts w:cs="Times New Roman" w:ascii="Times New Roman" w:hAnsi="Times New Roman"/>
          <w:b/>
          <w:sz w:val="24"/>
          <w:szCs w:val="24"/>
        </w:rPr>
        <w:t>24</w:t>
      </w:r>
      <w:r>
        <w:rPr>
          <w:rFonts w:cs="Times New Roman" w:ascii="Times New Roman" w:hAnsi="Times New Roman"/>
          <w:sz w:val="24"/>
          <w:szCs w:val="24"/>
        </w:rPr>
        <w:t>: p. 41-48.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59.</w:t>
        <w:tab/>
        <w:t xml:space="preserve">Tran, P.T., et al., </w:t>
      </w:r>
      <w:r>
        <w:rPr>
          <w:rFonts w:cs="Times New Roman" w:ascii="Times New Roman" w:hAnsi="Times New Roman"/>
          <w:i/>
          <w:sz w:val="24"/>
          <w:szCs w:val="24"/>
        </w:rPr>
        <w:t>Long-term survivors using intraoperative radiotherapy for recurrent gynecologic malignancies.</w:t>
      </w:r>
      <w:r>
        <w:rPr>
          <w:rFonts w:cs="Times New Roman" w:ascii="Times New Roman" w:hAnsi="Times New Roman"/>
          <w:sz w:val="24"/>
          <w:szCs w:val="24"/>
        </w:rPr>
        <w:t xml:space="preserve"> Int J Radiat Oncol Biol Phys, 2007. </w:t>
      </w:r>
      <w:r>
        <w:rPr>
          <w:rFonts w:cs="Times New Roman" w:ascii="Times New Roman" w:hAnsi="Times New Roman"/>
          <w:b/>
          <w:sz w:val="24"/>
          <w:szCs w:val="24"/>
        </w:rPr>
        <w:t>69</w:t>
      </w:r>
      <w:r>
        <w:rPr>
          <w:rFonts w:cs="Times New Roman" w:ascii="Times New Roman" w:hAnsi="Times New Roman"/>
          <w:sz w:val="24"/>
          <w:szCs w:val="24"/>
        </w:rPr>
        <w:t>(2): p. 504-11.</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60.</w:t>
        <w:tab/>
        <w:t xml:space="preserve">Foley, O.W., et al., </w:t>
      </w:r>
      <w:r>
        <w:rPr>
          <w:rFonts w:cs="Times New Roman" w:ascii="Times New Roman" w:hAnsi="Times New Roman"/>
          <w:i/>
          <w:sz w:val="24"/>
          <w:szCs w:val="24"/>
        </w:rPr>
        <w:t>Intraoperative Radiation Therapy in the Management of Gynecologic Malignancies.</w:t>
      </w:r>
      <w:r>
        <w:rPr>
          <w:rFonts w:cs="Times New Roman" w:ascii="Times New Roman" w:hAnsi="Times New Roman"/>
          <w:sz w:val="24"/>
          <w:szCs w:val="24"/>
        </w:rPr>
        <w:t xml:space="preserve"> Am J Clin Oncol, 2016. </w:t>
      </w:r>
      <w:r>
        <w:rPr>
          <w:rFonts w:cs="Times New Roman" w:ascii="Times New Roman" w:hAnsi="Times New Roman"/>
          <w:b/>
          <w:sz w:val="24"/>
          <w:szCs w:val="24"/>
        </w:rPr>
        <w:t>39</w:t>
      </w:r>
      <w:r>
        <w:rPr>
          <w:rFonts w:cs="Times New Roman" w:ascii="Times New Roman" w:hAnsi="Times New Roman"/>
          <w:sz w:val="24"/>
          <w:szCs w:val="24"/>
        </w:rPr>
        <w:t>(4): p. 329-34.</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61.</w:t>
        <w:tab/>
        <w:t xml:space="preserve">Dowdy, S.C., et al., </w:t>
      </w:r>
      <w:r>
        <w:rPr>
          <w:rFonts w:cs="Times New Roman" w:ascii="Times New Roman" w:hAnsi="Times New Roman"/>
          <w:i/>
          <w:sz w:val="24"/>
          <w:szCs w:val="24"/>
        </w:rPr>
        <w:t>Radical pelvic resection and intraoperative radiation therapy for recurrent endometrial cancer: technique and analysis of outcomes.</w:t>
      </w:r>
      <w:r>
        <w:rPr>
          <w:rFonts w:cs="Times New Roman" w:ascii="Times New Roman" w:hAnsi="Times New Roman"/>
          <w:sz w:val="24"/>
          <w:szCs w:val="24"/>
        </w:rPr>
        <w:t xml:space="preserve"> Gynecol Oncol, 2006. </w:t>
      </w:r>
      <w:r>
        <w:rPr>
          <w:rFonts w:cs="Times New Roman" w:ascii="Times New Roman" w:hAnsi="Times New Roman"/>
          <w:b/>
          <w:sz w:val="24"/>
          <w:szCs w:val="24"/>
        </w:rPr>
        <w:t>101</w:t>
      </w:r>
      <w:r>
        <w:rPr>
          <w:rFonts w:cs="Times New Roman" w:ascii="Times New Roman" w:hAnsi="Times New Roman"/>
          <w:sz w:val="24"/>
          <w:szCs w:val="24"/>
        </w:rPr>
        <w:t>(2): p. 280-6.</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62.</w:t>
        <w:tab/>
        <w:t xml:space="preserve">Barney, B.M., et al., </w:t>
      </w:r>
      <w:r>
        <w:rPr>
          <w:rFonts w:cs="Times New Roman" w:ascii="Times New Roman" w:hAnsi="Times New Roman"/>
          <w:i/>
          <w:sz w:val="24"/>
          <w:szCs w:val="24"/>
        </w:rPr>
        <w:t>Intraoperative Electron Beam Radiotherapy (IOERT) in the management of locally advanced or recurrent cervical cancer.</w:t>
      </w:r>
      <w:r>
        <w:rPr>
          <w:rFonts w:cs="Times New Roman" w:ascii="Times New Roman" w:hAnsi="Times New Roman"/>
          <w:sz w:val="24"/>
          <w:szCs w:val="24"/>
        </w:rPr>
        <w:t xml:space="preserve"> Radiat Oncol, 2013. </w:t>
      </w:r>
      <w:r>
        <w:rPr>
          <w:rFonts w:cs="Times New Roman" w:ascii="Times New Roman" w:hAnsi="Times New Roman"/>
          <w:b/>
          <w:sz w:val="24"/>
          <w:szCs w:val="24"/>
        </w:rPr>
        <w:t>8</w:t>
      </w:r>
      <w:r>
        <w:rPr>
          <w:rFonts w:cs="Times New Roman" w:ascii="Times New Roman" w:hAnsi="Times New Roman"/>
          <w:sz w:val="24"/>
          <w:szCs w:val="24"/>
        </w:rPr>
        <w:t>: p. 80.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63.</w:t>
        <w:tab/>
        <w:t xml:space="preserve">Delara, R., et al., </w:t>
      </w:r>
      <w:r>
        <w:rPr>
          <w:rFonts w:cs="Times New Roman" w:ascii="Times New Roman" w:hAnsi="Times New Roman"/>
          <w:i/>
          <w:sz w:val="24"/>
          <w:szCs w:val="24"/>
        </w:rPr>
        <w:t>Radical Extirpation With Intraoperative Radiotherapy for Locally Recurrent Gynecologic Cancer: An Institutional Review.</w:t>
      </w:r>
      <w:r>
        <w:rPr>
          <w:rFonts w:cs="Times New Roman" w:ascii="Times New Roman" w:hAnsi="Times New Roman"/>
          <w:sz w:val="24"/>
          <w:szCs w:val="24"/>
        </w:rPr>
        <w:t xml:space="preserve"> Mayo Clin Proc Innov Qual Outcomes, 2021. </w:t>
      </w:r>
      <w:r>
        <w:rPr>
          <w:rFonts w:cs="Times New Roman" w:ascii="Times New Roman" w:hAnsi="Times New Roman"/>
          <w:b/>
          <w:sz w:val="24"/>
          <w:szCs w:val="24"/>
        </w:rPr>
        <w:t>5</w:t>
      </w:r>
      <w:r>
        <w:rPr>
          <w:rFonts w:cs="Times New Roman" w:ascii="Times New Roman" w:hAnsi="Times New Roman"/>
          <w:sz w:val="24"/>
          <w:szCs w:val="24"/>
        </w:rPr>
        <w:t>(6): p. 1081-1088.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64.</w:t>
        <w:tab/>
        <w:t xml:space="preserve">Backes, F.J. and D.D. Martin, </w:t>
      </w:r>
      <w:r>
        <w:rPr>
          <w:rFonts w:cs="Times New Roman" w:ascii="Times New Roman" w:hAnsi="Times New Roman"/>
          <w:i/>
          <w:sz w:val="24"/>
          <w:szCs w:val="24"/>
        </w:rPr>
        <w:t>Intraoperative radiation therapy (IORT) for gynecologic malignancies.</w:t>
      </w:r>
      <w:r>
        <w:rPr>
          <w:rFonts w:cs="Times New Roman" w:ascii="Times New Roman" w:hAnsi="Times New Roman"/>
          <w:sz w:val="24"/>
          <w:szCs w:val="24"/>
        </w:rPr>
        <w:t xml:space="preserve"> Gynecol Oncol, 2015. </w:t>
      </w:r>
      <w:r>
        <w:rPr>
          <w:rFonts w:cs="Times New Roman" w:ascii="Times New Roman" w:hAnsi="Times New Roman"/>
          <w:b/>
          <w:sz w:val="24"/>
          <w:szCs w:val="24"/>
        </w:rPr>
        <w:t>138</w:t>
      </w:r>
      <w:r>
        <w:rPr>
          <w:rFonts w:cs="Times New Roman" w:ascii="Times New Roman" w:hAnsi="Times New Roman"/>
          <w:sz w:val="24"/>
          <w:szCs w:val="24"/>
        </w:rPr>
        <w:t>(2): p. 449-56.</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65.</w:t>
        <w:tab/>
        <w:t xml:space="preserve">Pilar, A., et al., </w:t>
      </w:r>
      <w:r>
        <w:rPr>
          <w:rFonts w:cs="Times New Roman" w:ascii="Times New Roman" w:hAnsi="Times New Roman"/>
          <w:i/>
          <w:sz w:val="24"/>
          <w:szCs w:val="24"/>
        </w:rPr>
        <w:t>Intraoperative radiotherapy: review of techniques and results.</w:t>
      </w:r>
      <w:r>
        <w:rPr>
          <w:rFonts w:cs="Times New Roman" w:ascii="Times New Roman" w:hAnsi="Times New Roman"/>
          <w:sz w:val="24"/>
          <w:szCs w:val="24"/>
        </w:rPr>
        <w:t xml:space="preserve"> Ecancermedicalscience, 2017. </w:t>
      </w:r>
      <w:r>
        <w:rPr>
          <w:rFonts w:cs="Times New Roman" w:ascii="Times New Roman" w:hAnsi="Times New Roman"/>
          <w:b/>
          <w:sz w:val="24"/>
          <w:szCs w:val="24"/>
        </w:rPr>
        <w:t>11</w:t>
      </w:r>
      <w:r>
        <w:rPr>
          <w:rFonts w:cs="Times New Roman" w:ascii="Times New Roman" w:hAnsi="Times New Roman"/>
          <w:sz w:val="24"/>
          <w:szCs w:val="24"/>
        </w:rPr>
        <w:t>: p. 750.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66.</w:t>
        <w:tab/>
        <w:t xml:space="preserve">Vujaskovic, Z., Willett, CG, Tepper, JE, et al, </w:t>
      </w:r>
      <w:r>
        <w:rPr>
          <w:rFonts w:cs="Times New Roman" w:ascii="Times New Roman" w:hAnsi="Times New Roman"/>
          <w:i/>
          <w:sz w:val="24"/>
          <w:szCs w:val="24"/>
        </w:rPr>
        <w:t xml:space="preserve">Normal-Tissue Tolerance to IOERT, EBRT, or Both: Animal and Clinical Studies </w:t>
      </w:r>
      <w:r>
        <w:rPr>
          <w:rFonts w:cs="Times New Roman" w:ascii="Times New Roman" w:hAnsi="Times New Roman"/>
          <w:sz w:val="24"/>
          <w:szCs w:val="24"/>
        </w:rPr>
        <w:t xml:space="preserve">in </w:t>
      </w:r>
      <w:r>
        <w:rPr>
          <w:rFonts w:cs="Times New Roman" w:ascii="Times New Roman" w:hAnsi="Times New Roman"/>
          <w:i/>
          <w:sz w:val="24"/>
          <w:szCs w:val="24"/>
        </w:rPr>
        <w:t>Intraoperative irradiation: techniques and results</w:t>
      </w:r>
      <w:r>
        <w:rPr>
          <w:rFonts w:cs="Times New Roman" w:ascii="Times New Roman" w:hAnsi="Times New Roman"/>
          <w:sz w:val="24"/>
          <w:szCs w:val="24"/>
        </w:rPr>
        <w:t>, W.C. Gunderson L, Calvo F, et al., Editor. 2011, Humana Press: Totowa, NJ. p. 119-138.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67.</w:t>
        <w:tab/>
        <w:t xml:space="preserve">Haddock, M.G., et al., </w:t>
      </w:r>
      <w:r>
        <w:rPr>
          <w:rFonts w:cs="Times New Roman" w:ascii="Times New Roman" w:hAnsi="Times New Roman"/>
          <w:i/>
          <w:sz w:val="24"/>
          <w:szCs w:val="24"/>
        </w:rPr>
        <w:t>Combined modality therapy including intraoperative electron irradiation for locally recurrent colorectal cancer.</w:t>
      </w:r>
      <w:r>
        <w:rPr>
          <w:rFonts w:cs="Times New Roman" w:ascii="Times New Roman" w:hAnsi="Times New Roman"/>
          <w:sz w:val="24"/>
          <w:szCs w:val="24"/>
        </w:rPr>
        <w:t xml:space="preserve"> Int J Radiat Oncol Biol Phys, 2011. </w:t>
      </w:r>
      <w:r>
        <w:rPr>
          <w:rFonts w:cs="Times New Roman" w:ascii="Times New Roman" w:hAnsi="Times New Roman"/>
          <w:b/>
          <w:sz w:val="24"/>
          <w:szCs w:val="24"/>
        </w:rPr>
        <w:t>79</w:t>
      </w:r>
      <w:r>
        <w:rPr>
          <w:rFonts w:cs="Times New Roman" w:ascii="Times New Roman" w:hAnsi="Times New Roman"/>
          <w:sz w:val="24"/>
          <w:szCs w:val="24"/>
        </w:rPr>
        <w:t>(1): p. 143-50.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68.</w:t>
        <w:tab/>
        <w:t xml:space="preserve">Baatjes, K.J. and J.P. Apffelstaedt, </w:t>
      </w:r>
      <w:r>
        <w:rPr>
          <w:rFonts w:cs="Times New Roman" w:ascii="Times New Roman" w:hAnsi="Times New Roman"/>
          <w:i/>
          <w:sz w:val="24"/>
          <w:szCs w:val="24"/>
        </w:rPr>
        <w:t>7-year follow up of intra-operative radiotherapy for early breast cancer in a developing country.</w:t>
      </w:r>
      <w:r>
        <w:rPr>
          <w:rFonts w:cs="Times New Roman" w:ascii="Times New Roman" w:hAnsi="Times New Roman"/>
          <w:sz w:val="24"/>
          <w:szCs w:val="24"/>
        </w:rPr>
        <w:t xml:space="preserve"> Breast, 2012. </w:t>
      </w:r>
      <w:r>
        <w:rPr>
          <w:rFonts w:cs="Times New Roman" w:ascii="Times New Roman" w:hAnsi="Times New Roman"/>
          <w:b/>
          <w:sz w:val="24"/>
          <w:szCs w:val="24"/>
        </w:rPr>
        <w:t>21</w:t>
      </w:r>
      <w:r>
        <w:rPr>
          <w:rFonts w:cs="Times New Roman" w:ascii="Times New Roman" w:hAnsi="Times New Roman"/>
          <w:sz w:val="24"/>
          <w:szCs w:val="24"/>
        </w:rPr>
        <w:t>(3): p. 326-9.</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69.</w:t>
        <w:tab/>
        <w:t xml:space="preserve">Ramdas, Y., C.A. Benn, and M. van Heerden, </w:t>
      </w:r>
      <w:r>
        <w:rPr>
          <w:rFonts w:cs="Times New Roman" w:ascii="Times New Roman" w:hAnsi="Times New Roman"/>
          <w:i/>
          <w:sz w:val="24"/>
          <w:szCs w:val="24"/>
        </w:rPr>
        <w:t>First Intraoperative Radiation Therapy Center in Africa: First 2 Years in Operation, Including COVID-19 Experiences.</w:t>
      </w:r>
      <w:r>
        <w:rPr>
          <w:rFonts w:cs="Times New Roman" w:ascii="Times New Roman" w:hAnsi="Times New Roman"/>
          <w:sz w:val="24"/>
          <w:szCs w:val="24"/>
        </w:rPr>
        <w:t xml:space="preserve"> JCO Glob Oncol, 2020. </w:t>
      </w:r>
      <w:r>
        <w:rPr>
          <w:rFonts w:cs="Times New Roman" w:ascii="Times New Roman" w:hAnsi="Times New Roman"/>
          <w:b/>
          <w:sz w:val="24"/>
          <w:szCs w:val="24"/>
        </w:rPr>
        <w:t>6</w:t>
      </w:r>
      <w:r>
        <w:rPr>
          <w:rFonts w:cs="Times New Roman" w:ascii="Times New Roman" w:hAnsi="Times New Roman"/>
          <w:sz w:val="24"/>
          <w:szCs w:val="24"/>
        </w:rPr>
        <w:t>: p. 1696-1703.</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70.</w:t>
        <w:tab/>
        <w:t xml:space="preserve">Alvarado, M.D., et al., </w:t>
      </w:r>
      <w:r>
        <w:rPr>
          <w:rFonts w:cs="Times New Roman" w:ascii="Times New Roman" w:hAnsi="Times New Roman"/>
          <w:i/>
          <w:sz w:val="24"/>
          <w:szCs w:val="24"/>
        </w:rPr>
        <w:t>Cost-effectiveness analysis of intraoperative radiation therapy for early-stage breast cancer.</w:t>
      </w:r>
      <w:r>
        <w:rPr>
          <w:rFonts w:cs="Times New Roman" w:ascii="Times New Roman" w:hAnsi="Times New Roman"/>
          <w:sz w:val="24"/>
          <w:szCs w:val="24"/>
        </w:rPr>
        <w:t xml:space="preserve"> Ann Surg Oncol, 2013. </w:t>
      </w:r>
      <w:r>
        <w:rPr>
          <w:rFonts w:cs="Times New Roman" w:ascii="Times New Roman" w:hAnsi="Times New Roman"/>
          <w:b/>
          <w:sz w:val="24"/>
          <w:szCs w:val="24"/>
        </w:rPr>
        <w:t>20</w:t>
      </w:r>
      <w:r>
        <w:rPr>
          <w:rFonts w:cs="Times New Roman" w:ascii="Times New Roman" w:hAnsi="Times New Roman"/>
          <w:sz w:val="24"/>
          <w:szCs w:val="24"/>
        </w:rPr>
        <w:t>(9): p. 2873-80.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71.</w:t>
        <w:tab/>
        <w:t xml:space="preserve">Deshmukh, A.A., et al., </w:t>
      </w:r>
      <w:r>
        <w:rPr>
          <w:rFonts w:cs="Times New Roman" w:ascii="Times New Roman" w:hAnsi="Times New Roman"/>
          <w:i/>
          <w:sz w:val="24"/>
          <w:szCs w:val="24"/>
        </w:rPr>
        <w:t>Cost-effectiveness Analysis Comparing Conventional, Hypofractionated, and Intraoperative Radiotherapy for Early-Stage Breast Cancer.</w:t>
      </w:r>
      <w:r>
        <w:rPr>
          <w:rFonts w:cs="Times New Roman" w:ascii="Times New Roman" w:hAnsi="Times New Roman"/>
          <w:sz w:val="24"/>
          <w:szCs w:val="24"/>
        </w:rPr>
        <w:t xml:space="preserve"> J Natl Cancer Inst, 2017. </w:t>
      </w:r>
      <w:r>
        <w:rPr>
          <w:rFonts w:cs="Times New Roman" w:ascii="Times New Roman" w:hAnsi="Times New Roman"/>
          <w:b/>
          <w:sz w:val="24"/>
          <w:szCs w:val="24"/>
        </w:rPr>
        <w:t>109</w:t>
      </w:r>
      <w:r>
        <w:rPr>
          <w:rFonts w:cs="Times New Roman" w:ascii="Times New Roman" w:hAnsi="Times New Roman"/>
          <w:sz w:val="24"/>
          <w:szCs w:val="24"/>
        </w:rPr>
        <w:t>(11).</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72.</w:t>
        <w:tab/>
        <w:t xml:space="preserve">Vaidya, J.S., et al., </w:t>
      </w:r>
      <w:r>
        <w:rPr>
          <w:rFonts w:cs="Times New Roman" w:ascii="Times New Roman" w:hAnsi="Times New Roman"/>
          <w:i/>
          <w:sz w:val="24"/>
          <w:szCs w:val="24"/>
        </w:rPr>
        <w:t>Global adoption of single-shot targeted intraoperative radiotherapy (TARGIT-IORT) for breast cancer-better for patients, better for healthcare systems.</w:t>
      </w:r>
      <w:r>
        <w:rPr>
          <w:rFonts w:cs="Times New Roman" w:ascii="Times New Roman" w:hAnsi="Times New Roman"/>
          <w:sz w:val="24"/>
          <w:szCs w:val="24"/>
        </w:rPr>
        <w:t xml:space="preserve"> Front Oncol, 2022. </w:t>
      </w:r>
      <w:r>
        <w:rPr>
          <w:rFonts w:cs="Times New Roman" w:ascii="Times New Roman" w:hAnsi="Times New Roman"/>
          <w:b/>
          <w:sz w:val="24"/>
          <w:szCs w:val="24"/>
        </w:rPr>
        <w:t>12</w:t>
      </w:r>
      <w:r>
        <w:rPr>
          <w:rFonts w:cs="Times New Roman" w:ascii="Times New Roman" w:hAnsi="Times New Roman"/>
          <w:sz w:val="24"/>
          <w:szCs w:val="24"/>
        </w:rPr>
        <w:t>: p. 786515.</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73.</w:t>
        <w:tab/>
        <w:t xml:space="preserve">Demaria, S., et al., </w:t>
      </w:r>
      <w:r>
        <w:rPr>
          <w:rFonts w:cs="Times New Roman" w:ascii="Times New Roman" w:hAnsi="Times New Roman"/>
          <w:i/>
          <w:sz w:val="24"/>
          <w:szCs w:val="24"/>
        </w:rPr>
        <w:t>Ionizing radiation inhibition of distant untreated tumors (abscopal effect) is immune mediated.</w:t>
      </w:r>
      <w:r>
        <w:rPr>
          <w:rFonts w:cs="Times New Roman" w:ascii="Times New Roman" w:hAnsi="Times New Roman"/>
          <w:sz w:val="24"/>
          <w:szCs w:val="24"/>
        </w:rPr>
        <w:t xml:space="preserve"> Int J Radiat Oncol Biol Phys, 2004. </w:t>
      </w:r>
      <w:r>
        <w:rPr>
          <w:rFonts w:cs="Times New Roman" w:ascii="Times New Roman" w:hAnsi="Times New Roman"/>
          <w:b/>
          <w:sz w:val="24"/>
          <w:szCs w:val="24"/>
        </w:rPr>
        <w:t>58</w:t>
      </w:r>
      <w:r>
        <w:rPr>
          <w:rFonts w:cs="Times New Roman" w:ascii="Times New Roman" w:hAnsi="Times New Roman"/>
          <w:sz w:val="24"/>
          <w:szCs w:val="24"/>
        </w:rPr>
        <w:t>(3): p. 862-70.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74.</w:t>
        <w:tab/>
        <w:t xml:space="preserve">Paunesku, T. and G.E. Woloschak, </w:t>
      </w:r>
      <w:r>
        <w:rPr>
          <w:rFonts w:cs="Times New Roman" w:ascii="Times New Roman" w:hAnsi="Times New Roman"/>
          <w:i/>
          <w:sz w:val="24"/>
          <w:szCs w:val="24"/>
        </w:rPr>
        <w:t>Future Directions of Intraoperative Radiation Therapy: A Brief Review.</w:t>
      </w:r>
      <w:r>
        <w:rPr>
          <w:rFonts w:cs="Times New Roman" w:ascii="Times New Roman" w:hAnsi="Times New Roman"/>
          <w:sz w:val="24"/>
          <w:szCs w:val="24"/>
        </w:rPr>
        <w:t xml:space="preserve"> Front Oncol, 2017. </w:t>
      </w:r>
      <w:r>
        <w:rPr>
          <w:rFonts w:cs="Times New Roman" w:ascii="Times New Roman" w:hAnsi="Times New Roman"/>
          <w:b/>
          <w:sz w:val="24"/>
          <w:szCs w:val="24"/>
        </w:rPr>
        <w:t>7</w:t>
      </w:r>
      <w:r>
        <w:rPr>
          <w:rFonts w:cs="Times New Roman" w:ascii="Times New Roman" w:hAnsi="Times New Roman"/>
          <w:sz w:val="24"/>
          <w:szCs w:val="24"/>
        </w:rPr>
        <w:t>: p. 300.</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75.</w:t>
        <w:tab/>
        <w:t xml:space="preserve">Linares-Galiana, I., et al., </w:t>
      </w:r>
      <w:r>
        <w:rPr>
          <w:rFonts w:cs="Times New Roman" w:ascii="Times New Roman" w:hAnsi="Times New Roman"/>
          <w:i/>
          <w:sz w:val="24"/>
          <w:szCs w:val="24"/>
        </w:rPr>
        <w:t>Changes in peripheral immune cells after intraoperative radiation therapy in low-risk breast cancer.</w:t>
      </w:r>
      <w:r>
        <w:rPr>
          <w:rFonts w:cs="Times New Roman" w:ascii="Times New Roman" w:hAnsi="Times New Roman"/>
          <w:sz w:val="24"/>
          <w:szCs w:val="24"/>
        </w:rPr>
        <w:t xml:space="preserve"> J Radiat Res, 2021. </w:t>
      </w:r>
      <w:r>
        <w:rPr>
          <w:rFonts w:cs="Times New Roman" w:ascii="Times New Roman" w:hAnsi="Times New Roman"/>
          <w:b/>
          <w:sz w:val="24"/>
          <w:szCs w:val="24"/>
        </w:rPr>
        <w:t>62</w:t>
      </w:r>
      <w:r>
        <w:rPr>
          <w:rFonts w:cs="Times New Roman" w:ascii="Times New Roman" w:hAnsi="Times New Roman"/>
          <w:sz w:val="24"/>
          <w:szCs w:val="24"/>
        </w:rPr>
        <w:t>(1): p. 110-118.</w:t>
      </w:r>
    </w:p>
    <w:p>
      <w:pPr>
        <w:pStyle w:val="EndNoteBibliography"/>
        <w:spacing w:lineRule="auto" w:line="480" w:before="0" w:after="0"/>
        <w:ind w:hanging="720"/>
        <w:rPr>
          <w:rFonts w:ascii="Times New Roman" w:hAnsi="Times New Roman" w:cs="Times New Roman"/>
          <w:sz w:val="24"/>
          <w:szCs w:val="24"/>
        </w:rPr>
      </w:pPr>
      <w:r>
        <w:rPr>
          <w:rFonts w:cs="Times New Roman" w:ascii="Times New Roman" w:hAnsi="Times New Roman"/>
          <w:sz w:val="24"/>
          <w:szCs w:val="24"/>
        </w:rPr>
        <w:t>76.</w:t>
        <w:tab/>
        <w:t xml:space="preserve">Herskind, C., F. Wenz, and F.A. Giordano, </w:t>
      </w:r>
      <w:r>
        <w:rPr>
          <w:rFonts w:cs="Times New Roman" w:ascii="Times New Roman" w:hAnsi="Times New Roman"/>
          <w:i/>
          <w:sz w:val="24"/>
          <w:szCs w:val="24"/>
        </w:rPr>
        <w:t>Immunotherapy Combined with Large Fractions of Radiotherapy: Stereotactic Radiosurgery for Brain Metastases-Implications for Intraoperative Radiotherapy after Resection.</w:t>
      </w:r>
      <w:r>
        <w:rPr>
          <w:rFonts w:cs="Times New Roman" w:ascii="Times New Roman" w:hAnsi="Times New Roman"/>
          <w:sz w:val="24"/>
          <w:szCs w:val="24"/>
        </w:rPr>
        <w:t xml:space="preserve"> Front Oncol, 2017. </w:t>
      </w:r>
      <w:r>
        <w:rPr>
          <w:rFonts w:cs="Times New Roman" w:ascii="Times New Roman" w:hAnsi="Times New Roman"/>
          <w:b/>
          <w:sz w:val="24"/>
          <w:szCs w:val="24"/>
        </w:rPr>
        <w:t>7</w:t>
      </w:r>
      <w:r>
        <w:rPr>
          <w:rFonts w:cs="Times New Roman" w:ascii="Times New Roman" w:hAnsi="Times New Roman"/>
          <w:sz w:val="24"/>
          <w:szCs w:val="24"/>
        </w:rPr>
        <w:t>: p. 147.</w:t>
      </w:r>
    </w:p>
    <w:p>
      <w:pPr>
        <w:pStyle w:val="Normal"/>
        <w:spacing w:lineRule="auto" w:line="480" w:before="0" w:after="0"/>
        <w:rPr>
          <w:rFonts w:ascii="Times New Roman" w:hAnsi="Times New Roman" w:cs="Times New Roman"/>
          <w:sz w:val="24"/>
          <w:szCs w:val="24"/>
        </w:rPr>
      </w:pPr>
      <w:r/>
      <w:r>
        <w:rPr>
          <w:rFonts w:cs="Times New Roman" w:ascii="Times New Roman" w:hAnsi="Times New Roman"/>
          <w:sz w:val="24"/>
          <w:szCs w:val="24"/>
        </w:rPr>
        <w:fldChar w:fldCharType="end"/>
      </w: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t>&lt;DFIG&gt;Figure Legends</w:t>
      </w:r>
    </w:p>
    <w:p>
      <w:pPr>
        <w:pStyle w:val="Normal"/>
        <w:spacing w:lineRule="auto" w:line="480"/>
        <w:rPr>
          <w:rFonts w:ascii="Times New Roman" w:hAnsi="Times New Roman" w:eastAsia="Calibri" w:cs="Times New Roman"/>
          <w:color w:themeColor="text1" w:val="000000"/>
          <w:sz w:val="24"/>
          <w:szCs w:val="24"/>
        </w:rPr>
      </w:pPr>
      <w:r>
        <w:rPr>
          <w:rFonts w:cs="Times New Roman" w:ascii="Times New Roman" w:hAnsi="Times New Roman"/>
          <w:b/>
          <w:bCs/>
          <w:sz w:val="24"/>
          <w:szCs w:val="24"/>
        </w:rPr>
        <w:t xml:space="preserve">Figure 19.1. </w:t>
      </w:r>
      <w:r>
        <w:rPr>
          <w:rFonts w:cs="Times New Roman" w:ascii="Times New Roman" w:hAnsi="Times New Roman"/>
          <w:sz w:val="24"/>
          <w:szCs w:val="24"/>
        </w:rPr>
        <w:t>Lethal dose fractionation benefit and biologically equivalent dose.</w:t>
      </w:r>
      <w:r>
        <w:rPr>
          <w:rFonts w:cs="Times New Roman" w:ascii="Times New Roman" w:hAnsi="Times New Roman"/>
          <w:b/>
          <w:bCs/>
          <w:sz w:val="24"/>
          <w:szCs w:val="24"/>
        </w:rPr>
        <w:t xml:space="preserve"> </w:t>
      </w:r>
      <w:r>
        <w:rPr>
          <w:rFonts w:eastAsia="Calibri" w:cs="Times New Roman" w:ascii="Times New Roman" w:hAnsi="Times New Roman"/>
          <w:color w:themeColor="text1" w:val="000000"/>
          <w:sz w:val="24"/>
          <w:szCs w:val="24"/>
        </w:rPr>
        <w:t>(A) Normal tissues benefit greatly from fractionation. LD</w:t>
      </w:r>
      <w:r>
        <w:rPr>
          <w:rFonts w:eastAsia="Calibri" w:cs="Times New Roman" w:ascii="Times New Roman" w:hAnsi="Times New Roman"/>
          <w:color w:themeColor="text1" w:val="000000"/>
          <w:position w:val="-9"/>
          <w:sz w:val="24"/>
          <w:szCs w:val="24"/>
        </w:rPr>
        <w:t>50/30</w:t>
      </w:r>
      <w:r>
        <w:rPr>
          <w:rFonts w:eastAsia="Calibri" w:cs="Times New Roman" w:ascii="Times New Roman" w:hAnsi="Times New Roman"/>
          <w:color w:themeColor="text1" w:val="000000"/>
          <w:sz w:val="24"/>
          <w:szCs w:val="24"/>
        </w:rPr>
        <w:t xml:space="preserve"> = dose of radiation expected to cause death to 50% of an exposed population within 30 days. Error bars represent 95% confidence interval of LD</w:t>
      </w:r>
      <w:r>
        <w:rPr>
          <w:rFonts w:eastAsia="Calibri" w:cs="Times New Roman" w:ascii="Times New Roman" w:hAnsi="Times New Roman"/>
          <w:color w:themeColor="text1" w:val="000000"/>
          <w:position w:val="-9"/>
          <w:sz w:val="24"/>
          <w:szCs w:val="24"/>
        </w:rPr>
        <w:t>50/30</w:t>
      </w:r>
      <w:r>
        <w:rPr>
          <w:rFonts w:eastAsia="Calibri" w:cs="Times New Roman" w:ascii="Times New Roman" w:hAnsi="Times New Roman"/>
          <w:color w:themeColor="text1" w:val="000000"/>
          <w:sz w:val="24"/>
          <w:szCs w:val="24"/>
        </w:rPr>
        <w:t xml:space="preserve">. (B) The estimated biological effect of a given IORT dose is compared with that of radiation given in standard 2-Gy daily fractionation. α/β values = tumor (10), acute-reacting normal tissue (7), brain (3.3), and late-reacting normal tissue (2). Adapted from Okunieff P, et al. Biology of large dose per fraction irradiation. In: Gunderson LL, ed. </w:t>
      </w:r>
      <w:r>
        <w:rPr>
          <w:rFonts w:eastAsia="Calibri" w:cs="Times New Roman" w:ascii="Times New Roman" w:hAnsi="Times New Roman"/>
          <w:i/>
          <w:iCs/>
          <w:color w:themeColor="text1" w:val="000000"/>
          <w:sz w:val="24"/>
          <w:szCs w:val="24"/>
        </w:rPr>
        <w:t xml:space="preserve">Intraoperative Irradiation: Techniques and Results, </w:t>
      </w:r>
      <w:r>
        <w:rPr>
          <w:rFonts w:eastAsia="Calibri" w:cs="Times New Roman" w:ascii="Times New Roman" w:hAnsi="Times New Roman"/>
          <w:color w:themeColor="text1" w:val="000000"/>
          <w:sz w:val="24"/>
          <w:szCs w:val="24"/>
        </w:rPr>
        <w:t>2nd ed. Humana Press; 2011:27-47. With permission.</w:t>
      </w:r>
    </w:p>
    <w:p>
      <w:pPr>
        <w:pStyle w:val="Normal"/>
        <w:tabs>
          <w:tab w:val="clear" w:pos="720"/>
          <w:tab w:val="left" w:pos="1620" w:leader="none"/>
        </w:tabs>
        <w:spacing w:lineRule="auto" w:line="480"/>
        <w:rPr>
          <w:rFonts w:ascii="Times New Roman" w:hAnsi="Times New Roman" w:cs="Times New Roman"/>
          <w:sz w:val="24"/>
          <w:szCs w:val="24"/>
        </w:rPr>
      </w:pPr>
      <w:commentRangeStart w:id="1"/>
      <w:r>
        <w:rPr>
          <w:rFonts w:cs="Times New Roman" w:ascii="Times New Roman" w:hAnsi="Times New Roman"/>
          <w:b/>
          <w:bCs/>
          <w:sz w:val="24"/>
          <w:szCs w:val="24"/>
        </w:rPr>
        <w:t>Figure</w:t>
      </w:r>
      <w:r>
        <w:rPr>
          <w:rFonts w:cs="Times New Roman" w:ascii="Times New Roman" w:hAnsi="Times New Roman"/>
          <w:b/>
          <w:bCs/>
          <w:sz w:val="24"/>
          <w:szCs w:val="24"/>
        </w:rPr>
      </w:r>
      <w:commentRangeEnd w:id="1"/>
      <w:r>
        <w:commentReference w:id="1"/>
      </w:r>
      <w:r>
        <w:rPr>
          <w:rFonts w:cs="Times New Roman" w:ascii="Times New Roman" w:hAnsi="Times New Roman"/>
          <w:b/>
          <w:bCs/>
          <w:sz w:val="24"/>
          <w:szCs w:val="24"/>
        </w:rPr>
        <w:t xml:space="preserve"> 19.2. </w:t>
      </w:r>
      <w:r>
        <w:rPr>
          <w:rFonts w:cs="Times New Roman" w:ascii="Times New Roman" w:hAnsi="Times New Roman"/>
          <w:sz w:val="24"/>
          <w:szCs w:val="24"/>
        </w:rPr>
        <w:t xml:space="preserve">A) An 8-cm diameter circular applicator </w:t>
      </w:r>
      <w:r>
        <w:rPr>
          <w:rFonts w:cs="Times New Roman" w:ascii="Times New Roman" w:hAnsi="Times New Roman"/>
          <w:color w:themeColor="text1" w:val="000000"/>
          <w:sz w:val="24"/>
          <w:szCs w:val="24"/>
        </w:rPr>
        <w:t xml:space="preserve">with 15-degree bevel. </w:t>
      </w:r>
      <w:r>
        <w:rPr>
          <w:rFonts w:cs="Times New Roman" w:ascii="Times New Roman" w:hAnsi="Times New Roman"/>
          <w:sz w:val="24"/>
          <w:szCs w:val="24"/>
        </w:rPr>
        <w:t xml:space="preserve">B) Soft docking.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rPr>
        <w:t xml:space="preserve">Table 19-1. </w:t>
      </w:r>
      <w:r>
        <w:rPr>
          <w:rFonts w:cs="Times New Roman" w:ascii="Times New Roman" w:hAnsi="Times New Roman"/>
          <w:sz w:val="24"/>
          <w:szCs w:val="24"/>
        </w:rPr>
        <w:t xml:space="preserve">Summary of the Phase III Randomized IORT Trials for Early-Stage Breast Cancer. </w:t>
      </w:r>
    </w:p>
    <w:tbl>
      <w:tblPr>
        <w:tblStyle w:val="TableGrid"/>
        <w:tblW w:w="95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30"/>
        <w:gridCol w:w="757"/>
        <w:gridCol w:w="2490"/>
        <w:gridCol w:w="1363"/>
        <w:gridCol w:w="1255"/>
        <w:gridCol w:w="1781"/>
      </w:tblGrid>
      <w:tr>
        <w:trPr>
          <w:trHeight w:val="1097" w:hRule="atLeast"/>
        </w:trPr>
        <w:tc>
          <w:tcPr>
            <w:tcW w:w="1930"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Trial</w:t>
            </w:r>
          </w:p>
        </w:tc>
        <w:tc>
          <w:tcPr>
            <w:tcW w:w="757"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N</w:t>
            </w:r>
          </w:p>
        </w:tc>
        <w:tc>
          <w:tcPr>
            <w:tcW w:w="2490"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Dose regimen</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IORT</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WBI</w:t>
            </w:r>
          </w:p>
        </w:tc>
        <w:tc>
          <w:tcPr>
            <w:tcW w:w="1363"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IBTR % at 10 years</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IORT</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WBI</w:t>
            </w:r>
          </w:p>
        </w:tc>
        <w:tc>
          <w:tcPr>
            <w:tcW w:w="1255"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OS % at 10 years</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IORT</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WBI</w:t>
            </w:r>
          </w:p>
        </w:tc>
        <w:tc>
          <w:tcPr>
            <w:tcW w:w="1781"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Grade 3 Toxicity Rate (%)</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IORT</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WBI</w:t>
            </w:r>
          </w:p>
        </w:tc>
      </w:tr>
      <w:tr>
        <w:trPr>
          <w:trHeight w:val="828" w:hRule="atLeast"/>
        </w:trPr>
        <w:tc>
          <w:tcPr>
            <w:tcW w:w="1930"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ELIOT</w:t>
            </w:r>
          </w:p>
        </w:tc>
        <w:tc>
          <w:tcPr>
            <w:tcW w:w="757"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1,305</w:t>
            </w:r>
          </w:p>
        </w:tc>
        <w:tc>
          <w:tcPr>
            <w:tcW w:w="2490"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21 Gy / 1 Fx</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50 Gy / 25 Fx</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(+10 Gy boost)</w:t>
            </w:r>
          </w:p>
        </w:tc>
        <w:tc>
          <w:tcPr>
            <w:tcW w:w="1363"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 xml:space="preserve">A: 8.1 </w:t>
            </w:r>
            <w:r>
              <w:rPr>
                <w:rFonts w:eastAsia="Calibri" w:cs="Times New Roman" w:ascii="Times New Roman" w:hAnsi="Times New Roman"/>
                <w:kern w:val="2"/>
                <w:sz w:val="20"/>
                <w:szCs w:val="20"/>
                <w:lang w:val="en-US" w:eastAsia="en-US" w:bidi="ar-SA"/>
              </w:rPr>
              <w:t>(SS)</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1.1</w:t>
            </w:r>
          </w:p>
        </w:tc>
        <w:tc>
          <w:tcPr>
            <w:tcW w:w="1255"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90.7</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92.7</w:t>
            </w:r>
          </w:p>
        </w:tc>
        <w:tc>
          <w:tcPr>
            <w:tcW w:w="1781"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3</w:t>
            </w:r>
          </w:p>
        </w:tc>
      </w:tr>
      <w:tr>
        <w:trPr>
          <w:trHeight w:val="1107" w:hRule="atLeast"/>
        </w:trPr>
        <w:tc>
          <w:tcPr>
            <w:tcW w:w="1930"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NSABP B-39 (RTOG 0413)</w:t>
            </w:r>
          </w:p>
        </w:tc>
        <w:tc>
          <w:tcPr>
            <w:tcW w:w="757"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4,216</w:t>
            </w:r>
          </w:p>
        </w:tc>
        <w:tc>
          <w:tcPr>
            <w:tcW w:w="2490"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34 Gy brachy</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or 38.5 Gy / 10 Fx BID</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50 Gy / 25 Fx                  (±10 Gy boost)</w:t>
            </w:r>
          </w:p>
        </w:tc>
        <w:tc>
          <w:tcPr>
            <w:tcW w:w="1363"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4.6</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3.9</w:t>
            </w:r>
          </w:p>
        </w:tc>
        <w:tc>
          <w:tcPr>
            <w:tcW w:w="1255"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90.6</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91.3</w:t>
            </w:r>
          </w:p>
        </w:tc>
        <w:tc>
          <w:tcPr>
            <w:tcW w:w="1781"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10</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7</w:t>
            </w:r>
          </w:p>
        </w:tc>
      </w:tr>
      <w:tr>
        <w:trPr>
          <w:trHeight w:val="818" w:hRule="atLeast"/>
        </w:trPr>
        <w:tc>
          <w:tcPr>
            <w:tcW w:w="1930"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softHyphen/>
              <w:t>TARGIT-A</w:t>
            </w:r>
          </w:p>
        </w:tc>
        <w:tc>
          <w:tcPr>
            <w:tcW w:w="757"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2,298</w:t>
            </w:r>
          </w:p>
        </w:tc>
        <w:tc>
          <w:tcPr>
            <w:tcW w:w="2490"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20 Gy / 1 Fx</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40-56 Gy</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(±10-16 Gy boost)</w:t>
            </w:r>
          </w:p>
        </w:tc>
        <w:tc>
          <w:tcPr>
            <w:tcW w:w="1363"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3.2</w:t>
            </w:r>
            <w:r>
              <w:rPr>
                <w:rFonts w:eastAsia="Calibri" w:cs="Times New Roman" w:ascii="Times New Roman" w:hAnsi="Times New Roman"/>
                <w:i/>
                <w:iCs/>
                <w:kern w:val="2"/>
                <w:sz w:val="24"/>
                <w:szCs w:val="24"/>
                <w:vertAlign w:val="superscript"/>
                <w:lang w:val="en-US" w:eastAsia="en-US" w:bidi="ar-SA"/>
              </w:rPr>
              <w:t>a</w:t>
            </w:r>
          </w:p>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B: 1.2</w:t>
            </w:r>
          </w:p>
        </w:tc>
        <w:tc>
          <w:tcPr>
            <w:tcW w:w="1255" w:type="dxa"/>
            <w:tcBorders/>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96.3</w:t>
            </w:r>
            <w:r>
              <w:rPr>
                <w:rFonts w:eastAsia="Calibri" w:cs="Times New Roman" w:ascii="Times New Roman" w:hAnsi="Times New Roman"/>
                <w:i/>
                <w:iCs/>
                <w:kern w:val="2"/>
                <w:sz w:val="24"/>
                <w:szCs w:val="24"/>
                <w:vertAlign w:val="superscript"/>
                <w:lang w:val="en-US" w:eastAsia="en-US" w:bidi="ar-SA"/>
              </w:rPr>
              <w:t>b</w:t>
            </w:r>
          </w:p>
          <w:p>
            <w:pPr>
              <w:pStyle w:val="Normal"/>
              <w:widowControl/>
              <w:spacing w:lineRule="auto" w:line="240" w:before="0" w:after="0"/>
              <w:jc w:val="start"/>
              <w:rPr>
                <w:rFonts w:ascii="Times New Roman" w:hAnsi="Times New Roman" w:cs="Times New Roman"/>
                <w:sz w:val="24"/>
                <w:szCs w:val="24"/>
                <w:highlight w:val="yellow"/>
              </w:rPr>
            </w:pPr>
            <w:r>
              <w:rPr>
                <w:rFonts w:eastAsia="Calibri" w:cs="Times New Roman" w:ascii="Times New Roman" w:hAnsi="Times New Roman"/>
                <w:kern w:val="2"/>
                <w:sz w:val="24"/>
                <w:szCs w:val="24"/>
                <w:lang w:val="en-US" w:eastAsia="en-US" w:bidi="ar-SA"/>
              </w:rPr>
              <w:t>B: 95.2</w:t>
            </w:r>
          </w:p>
        </w:tc>
        <w:tc>
          <w:tcPr>
            <w:tcW w:w="1781" w:type="dxa"/>
            <w:tcBorders/>
            <w:shd w:color="auto" w:fill="auto" w:val="clea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US" w:eastAsia="en-US" w:bidi="ar-SA"/>
              </w:rPr>
              <w:t>A: 0.2</w:t>
            </w:r>
            <w:r>
              <w:rPr>
                <w:rFonts w:eastAsia="Calibri" w:cs="Times New Roman" w:ascii="Times New Roman" w:hAnsi="Times New Roman"/>
                <w:i/>
                <w:iCs/>
                <w:kern w:val="2"/>
                <w:sz w:val="24"/>
                <w:szCs w:val="24"/>
                <w:vertAlign w:val="superscript"/>
                <w:lang w:val="en-US" w:eastAsia="en-US" w:bidi="ar-SA"/>
              </w:rPr>
              <w:t>c</w:t>
            </w:r>
            <w:r>
              <w:rPr>
                <w:rFonts w:eastAsia="Calibri" w:cs="Times New Roman" w:ascii="Times New Roman" w:hAnsi="Times New Roman"/>
                <w:kern w:val="2"/>
                <w:sz w:val="24"/>
                <w:szCs w:val="24"/>
                <w:lang w:val="en-US" w:eastAsia="en-US" w:bidi="ar-SA"/>
              </w:rPr>
              <w:t xml:space="preserve"> </w:t>
            </w:r>
            <w:r>
              <w:rPr>
                <w:rFonts w:eastAsia="Calibri" w:cs="Times New Roman" w:ascii="Times New Roman" w:hAnsi="Times New Roman"/>
                <w:kern w:val="2"/>
                <w:sz w:val="20"/>
                <w:szCs w:val="20"/>
                <w:lang w:val="en-US" w:eastAsia="en-US" w:bidi="ar-SA"/>
              </w:rPr>
              <w:t>(SS)</w:t>
            </w:r>
          </w:p>
          <w:p>
            <w:pPr>
              <w:pStyle w:val="Normal"/>
              <w:widowControl/>
              <w:spacing w:lineRule="auto" w:line="240" w:before="0" w:after="0"/>
              <w:jc w:val="start"/>
              <w:rPr>
                <w:rFonts w:ascii="Times New Roman" w:hAnsi="Times New Roman" w:cs="Times New Roman"/>
                <w:sz w:val="24"/>
                <w:szCs w:val="24"/>
                <w:highlight w:val="yellow"/>
              </w:rPr>
            </w:pPr>
            <w:r>
              <w:rPr>
                <w:rFonts w:eastAsia="Calibri" w:cs="Times New Roman" w:ascii="Times New Roman" w:hAnsi="Times New Roman"/>
                <w:kern w:val="2"/>
                <w:sz w:val="24"/>
                <w:szCs w:val="24"/>
                <w:lang w:val="en-US" w:eastAsia="en-US" w:bidi="ar-SA"/>
              </w:rPr>
              <w:t>B: 0.75</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IORT = intraoperative radiation therapy, N = number of patients, WBI = whole breast irradiation, Fx = fraction, IBTR = ipsilateral breast tumor recurrence, OS = overall survival, BID = twice daily, SS = statistically significant difference between A and B. </w:t>
      </w:r>
    </w:p>
    <w:p>
      <w:pPr>
        <w:pStyle w:val="Normal"/>
        <w:spacing w:before="0" w:after="0"/>
        <w:rPr>
          <w:rFonts w:ascii="Times New Roman" w:hAnsi="Times New Roman" w:cs="Times New Roman"/>
          <w:sz w:val="24"/>
          <w:szCs w:val="24"/>
        </w:rPr>
      </w:pPr>
      <w:r>
        <w:rPr>
          <w:rFonts w:cs="Times New Roman" w:ascii="Times New Roman" w:hAnsi="Times New Roman"/>
          <w:i/>
          <w:iCs/>
          <w:sz w:val="24"/>
          <w:szCs w:val="24"/>
          <w:vertAlign w:val="superscript"/>
        </w:rPr>
        <w:t>a</w:t>
      </w:r>
      <w:r>
        <w:rPr>
          <w:rFonts w:cs="Times New Roman" w:ascii="Times New Roman" w:hAnsi="Times New Roman"/>
          <w:sz w:val="24"/>
          <w:szCs w:val="24"/>
        </w:rPr>
        <w:t xml:space="preserve">IBTR rates at median follow-up of 8.6 years. </w:t>
      </w:r>
    </w:p>
    <w:p>
      <w:pPr>
        <w:pStyle w:val="Normal"/>
        <w:spacing w:before="0" w:after="0"/>
        <w:rPr>
          <w:rFonts w:ascii="Times New Roman" w:hAnsi="Times New Roman" w:cs="Times New Roman"/>
          <w:sz w:val="24"/>
          <w:szCs w:val="24"/>
        </w:rPr>
      </w:pPr>
      <w:r>
        <w:rPr>
          <w:rFonts w:cs="Times New Roman" w:ascii="Times New Roman" w:hAnsi="Times New Roman"/>
          <w:i/>
          <w:iCs/>
          <w:sz w:val="24"/>
          <w:szCs w:val="24"/>
          <w:vertAlign w:val="superscript"/>
        </w:rPr>
        <w:t>b</w:t>
      </w:r>
      <w:r>
        <w:rPr>
          <w:rFonts w:cs="Times New Roman" w:ascii="Times New Roman" w:hAnsi="Times New Roman"/>
          <w:sz w:val="24"/>
          <w:szCs w:val="24"/>
        </w:rPr>
        <w:t xml:space="preserve">OS rates at 5 years. </w:t>
      </w:r>
    </w:p>
    <w:p>
      <w:pPr>
        <w:pStyle w:val="Normal"/>
        <w:spacing w:before="0" w:after="0"/>
        <w:rPr>
          <w:rFonts w:ascii="Times New Roman" w:hAnsi="Times New Roman" w:cs="Times New Roman"/>
          <w:sz w:val="24"/>
          <w:szCs w:val="24"/>
        </w:rPr>
      </w:pPr>
      <w:r>
        <w:rPr>
          <w:rFonts w:cs="Times New Roman" w:ascii="Times New Roman" w:hAnsi="Times New Roman"/>
          <w:i/>
          <w:iCs/>
          <w:sz w:val="24"/>
          <w:szCs w:val="24"/>
          <w:vertAlign w:val="superscript"/>
        </w:rPr>
        <w:t>c</w:t>
      </w:r>
      <w:r>
        <w:rPr>
          <w:rFonts w:cs="Times New Roman" w:ascii="Times New Roman" w:hAnsi="Times New Roman"/>
          <w:sz w:val="24"/>
          <w:szCs w:val="24"/>
        </w:rPr>
        <w:t xml:space="preserve">Reported as grade 3 or 4 toxicity. </w:t>
        <w:softHyphen/>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before="0" w:after="0"/>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Normal"/>
        <w:spacing w:before="0" w:after="0"/>
        <w:rPr>
          <w:rFonts w:ascii="Times New Roman" w:hAnsi="Times New Roman" w:cs="Times New Roman"/>
          <w:bCs/>
          <w:sz w:val="24"/>
          <w:szCs w:val="24"/>
        </w:rPr>
      </w:pPr>
      <w:r>
        <w:rPr>
          <w:rFonts w:cs="Times New Roman" w:ascii="Times New Roman" w:hAnsi="Times New Roman"/>
          <w:b/>
          <w:sz w:val="24"/>
          <w:szCs w:val="24"/>
        </w:rPr>
        <w:t>Table 19-2.</w:t>
      </w:r>
      <w:r>
        <w:rPr>
          <w:rFonts w:cs="Times New Roman" w:ascii="Times New Roman" w:hAnsi="Times New Roman"/>
          <w:bCs/>
          <w:sz w:val="24"/>
          <w:szCs w:val="24"/>
        </w:rPr>
        <w:t xml:space="preserve"> Tolerance Doses to IORT in Canine Models.</w:t>
      </w:r>
    </w:p>
    <w:tbl>
      <w:tblPr>
        <w:tblStyle w:val="TableGrid"/>
        <w:tblW w:w="908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609"/>
        <w:gridCol w:w="1737"/>
        <w:gridCol w:w="1193"/>
        <w:gridCol w:w="1216"/>
        <w:gridCol w:w="3330"/>
      </w:tblGrid>
      <w:tr>
        <w:trPr/>
        <w:tc>
          <w:tcPr>
            <w:tcW w:w="1609" w:type="dxa"/>
            <w:tcBorders/>
          </w:tcPr>
          <w:p>
            <w:pPr>
              <w:pStyle w:val="Normal"/>
              <w:widowControl/>
              <w:spacing w:lineRule="auto" w:line="240" w:before="0" w:after="0"/>
              <w:jc w:val="start"/>
              <w:rPr>
                <w:rFonts w:ascii="Times New Roman" w:hAnsi="Times New Roman" w:cs="Times New Roman"/>
                <w:b/>
                <w:bCs/>
              </w:rPr>
            </w:pPr>
            <w:r>
              <w:rPr>
                <w:rFonts w:eastAsia="Calibri" w:cs="Times New Roman" w:ascii="Times New Roman" w:hAnsi="Times New Roman"/>
                <w:b/>
                <w:bCs/>
                <w:kern w:val="2"/>
                <w:sz w:val="22"/>
                <w:szCs w:val="22"/>
                <w:lang w:val="en-US" w:eastAsia="en-US" w:bidi="ar-SA"/>
              </w:rPr>
              <w:t>System</w:t>
            </w:r>
          </w:p>
        </w:tc>
        <w:tc>
          <w:tcPr>
            <w:tcW w:w="1737" w:type="dxa"/>
            <w:tcBorders/>
          </w:tcPr>
          <w:p>
            <w:pPr>
              <w:pStyle w:val="Normal"/>
              <w:widowControl/>
              <w:spacing w:lineRule="auto" w:line="240" w:before="0" w:after="0"/>
              <w:jc w:val="start"/>
              <w:rPr>
                <w:rFonts w:ascii="Times New Roman" w:hAnsi="Times New Roman" w:cs="Times New Roman"/>
                <w:b/>
                <w:bCs/>
              </w:rPr>
            </w:pPr>
            <w:r>
              <w:rPr>
                <w:rFonts w:eastAsia="Calibri" w:cs="Times New Roman" w:ascii="Times New Roman" w:hAnsi="Times New Roman"/>
                <w:b/>
                <w:bCs/>
                <w:kern w:val="2"/>
                <w:sz w:val="22"/>
                <w:szCs w:val="22"/>
                <w:lang w:val="en-US" w:eastAsia="en-US" w:bidi="ar-SA"/>
              </w:rPr>
              <w:t>Organ</w:t>
            </w:r>
          </w:p>
        </w:tc>
        <w:tc>
          <w:tcPr>
            <w:tcW w:w="1193" w:type="dxa"/>
            <w:tcBorders/>
          </w:tcPr>
          <w:p>
            <w:pPr>
              <w:pStyle w:val="Normal"/>
              <w:widowControl/>
              <w:spacing w:lineRule="auto" w:line="240" w:before="0" w:after="0"/>
              <w:jc w:val="start"/>
              <w:rPr>
                <w:rFonts w:ascii="Times New Roman" w:hAnsi="Times New Roman" w:cs="Times New Roman"/>
                <w:b/>
                <w:bCs/>
              </w:rPr>
            </w:pPr>
            <w:r>
              <w:rPr>
                <w:rFonts w:eastAsia="Calibri" w:cs="Times New Roman" w:ascii="Times New Roman" w:hAnsi="Times New Roman"/>
                <w:b/>
                <w:bCs/>
                <w:kern w:val="2"/>
                <w:sz w:val="22"/>
                <w:szCs w:val="22"/>
                <w:lang w:val="en-US" w:eastAsia="en-US" w:bidi="ar-SA"/>
              </w:rPr>
              <w:t>Maximum Tolerated IORT Dose (Gy)</w:t>
            </w:r>
          </w:p>
        </w:tc>
        <w:tc>
          <w:tcPr>
            <w:tcW w:w="1216" w:type="dxa"/>
            <w:tcBorders/>
          </w:tcPr>
          <w:p>
            <w:pPr>
              <w:pStyle w:val="Normal"/>
              <w:widowControl/>
              <w:spacing w:lineRule="auto" w:line="240" w:before="0" w:after="0"/>
              <w:jc w:val="start"/>
              <w:rPr>
                <w:rFonts w:ascii="Times New Roman" w:hAnsi="Times New Roman" w:cs="Times New Roman"/>
                <w:b/>
                <w:bCs/>
              </w:rPr>
            </w:pPr>
            <w:r>
              <w:rPr>
                <w:rFonts w:eastAsia="Calibri" w:cs="Times New Roman" w:ascii="Times New Roman" w:hAnsi="Times New Roman"/>
                <w:b/>
                <w:bCs/>
                <w:kern w:val="2"/>
                <w:sz w:val="22"/>
                <w:szCs w:val="22"/>
                <w:lang w:val="en-US" w:eastAsia="en-US" w:bidi="ar-SA"/>
              </w:rPr>
              <w:t>Maximum Follow-Up (Months)</w:t>
            </w:r>
          </w:p>
        </w:tc>
        <w:tc>
          <w:tcPr>
            <w:tcW w:w="3330" w:type="dxa"/>
            <w:tcBorders/>
          </w:tcPr>
          <w:p>
            <w:pPr>
              <w:pStyle w:val="Normal"/>
              <w:widowControl/>
              <w:spacing w:lineRule="auto" w:line="240" w:before="0" w:after="0"/>
              <w:jc w:val="start"/>
              <w:rPr>
                <w:rFonts w:ascii="Times New Roman" w:hAnsi="Times New Roman" w:cs="Times New Roman"/>
                <w:b/>
                <w:bCs/>
              </w:rPr>
            </w:pPr>
            <w:r>
              <w:rPr>
                <w:rFonts w:eastAsia="Calibri" w:cs="Times New Roman" w:ascii="Times New Roman" w:hAnsi="Times New Roman"/>
                <w:b/>
                <w:bCs/>
                <w:kern w:val="2"/>
                <w:sz w:val="22"/>
                <w:szCs w:val="22"/>
                <w:lang w:val="en-US" w:eastAsia="en-US" w:bidi="ar-SA"/>
              </w:rPr>
              <w:t>Comments</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Cardiothoracic</w:t>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Aorta</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30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fibrosis,</w:t>
            </w:r>
          </w:p>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patency to 60 Gy</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Vena Cava</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30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fibrosis,</w:t>
            </w:r>
          </w:p>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patency to 60 Gy</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Arterial anastomosis</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30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36</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stenotic occlusion</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Arterial graft</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30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24</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occlusion</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Heart</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30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fibrosis,</w:t>
            </w:r>
          </w:p>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no clinical effects to 40 Gy</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Tracheobronchus</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30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fibrosis,</w:t>
            </w:r>
          </w:p>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no clinical effects to 40 Gy</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Bronchial suture line</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40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Intact to 40 Gy, bronchovascular fistulae at 20 Gy</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Lung</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20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fibrotic pneumonitis, no clinical effects to 40 Gy</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Gastrointestinal</w:t>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Esophagus</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20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Ulceration and stricture with full-thickness exposure, no sequelae to 40 Gy partial thickness</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Duodenum</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18</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ulceration, obstruction, or perforation</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Small intestine diverted loop</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45</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Defunctionalized bowel loop, no clinical effects, fibrosis at ≥20 Gy</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Hepatobiliary-pancreatic</w:t>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Bile duct</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20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fibrosis and stenosis</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Bile duct anastomosis</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&lt; 20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12</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Dehiscence at all doses ≥20 Gy</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Urinary</w:t>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Kidney</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15</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tubular loss</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Ureter</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30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fibrosis and stenosis</w:t>
            </w:r>
          </w:p>
        </w:tc>
      </w:tr>
      <w:tr>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Bladder</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30</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ureterovesical junction stenosis, normal contractility to 40 Gy</w:t>
            </w:r>
          </w:p>
        </w:tc>
      </w:tr>
      <w:tr>
        <w:trPr>
          <w:trHeight w:val="278" w:hRule="atLeast"/>
        </w:trPr>
        <w:tc>
          <w:tcPr>
            <w:tcW w:w="1609"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Nervous</w:t>
            </w:r>
          </w:p>
        </w:tc>
        <w:tc>
          <w:tcPr>
            <w:tcW w:w="1737"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Peripheral nerve</w:t>
            </w:r>
          </w:p>
        </w:tc>
        <w:tc>
          <w:tcPr>
            <w:tcW w:w="1193"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15</w:t>
            </w:r>
          </w:p>
        </w:tc>
        <w:tc>
          <w:tcPr>
            <w:tcW w:w="1216"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60</w:t>
            </w:r>
          </w:p>
        </w:tc>
        <w:tc>
          <w:tcPr>
            <w:tcW w:w="3330" w:type="dxa"/>
            <w:tcBorders/>
          </w:tcPr>
          <w:p>
            <w:pPr>
              <w:pStyle w:val="Normal"/>
              <w:widowControl/>
              <w:spacing w:lineRule="auto" w:line="240" w:before="0" w:after="0"/>
              <w:jc w:val="start"/>
              <w:rPr>
                <w:rFonts w:ascii="Times New Roman" w:hAnsi="Times New Roman" w:cs="Times New Roman"/>
              </w:rPr>
            </w:pPr>
            <w:r>
              <w:rPr>
                <w:rFonts w:eastAsia="Calibri" w:cs="Times New Roman" w:ascii="Times New Roman" w:hAnsi="Times New Roman"/>
                <w:kern w:val="2"/>
                <w:sz w:val="22"/>
                <w:szCs w:val="22"/>
                <w:lang w:val="en-US" w:eastAsia="en-US" w:bidi="ar-SA"/>
              </w:rPr>
              <w:t>Threshold for motor neuropathy</w:t>
            </w:r>
          </w:p>
        </w:tc>
      </w:tr>
    </w:tbl>
    <w:p>
      <w:pPr>
        <w:pStyle w:val="Normal"/>
        <w:spacing w:before="0" w:after="0"/>
        <w:rPr>
          <w:rFonts w:ascii="Times New Roman" w:hAnsi="Times New Roman" w:cs="Times New Roman"/>
          <w:b/>
          <w:sz w:val="24"/>
          <w:szCs w:val="24"/>
        </w:rPr>
      </w:pPr>
      <w:r>
        <w:rPr>
          <w:rFonts w:cs="Times New Roman" w:ascii="Times New Roman" w:hAnsi="Times New Roman"/>
          <w:sz w:val="24"/>
          <w:szCs w:val="24"/>
        </w:rPr>
        <w:t xml:space="preserve">IORT = intraoperative radiotherapy. </w:t>
      </w:r>
    </w:p>
    <w:p>
      <w:pPr>
        <w:pStyle w:val="Normal"/>
        <w:spacing w:lineRule="auto" w:line="480" w:before="0" w:after="0"/>
        <w:rPr>
          <w:rFonts w:ascii="Times New Roman" w:hAnsi="Times New Roman" w:cs="Times New Roman"/>
          <w:sz w:val="24"/>
          <w:szCs w:val="24"/>
        </w:rPr>
      </w:pPr>
      <w:r>
        <w:rPr>
          <w:rFonts w:cs="Times New Roman"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Grace Caputo" w:date="2024-04-17T13:55:00Z" w:initials="GC">
    <w:p>
      <w:pPr>
        <w:overflowPunct w:val="false"/>
        <w:spacing w:before="0" w:after="0" w:lineRule="auto" w:line="240"/>
        <w:rPr/>
      </w:pPr>
      <w:r>
        <w:annotationRef/>
      </w:r>
      <w:r>
        <w:rPr>
          <w:rFonts w:cs="DejaVu Sans" w:ascii="Carlito" w:hAnsi="Carlito" w:eastAsia="DejaVu Sans"/>
          <w:color w:val="000000"/>
          <w:kern w:val="0"/>
          <w:sz w:val="20"/>
          <w:szCs w:val="20"/>
          <w:lang w:bidi="en-US" w:eastAsia="en-US" w:val="en-US"/>
        </w:rPr>
        <w:t xml:space="preserve">Copy ed: Please flesh out and properly style the refs, as the authors did not use the correct style </w:t>
      </w:r>
    </w:p>
  </w:comment>
  <w:comment w:id="1" w:author="Hanrahan, Sean" w:date="2024-07-24T12:25:00Z" w:initials="HS">
    <w:p>
      <w:pPr>
        <w:overflowPunct w:val="false"/>
        <w:spacing w:before="0" w:after="0" w:lineRule="auto" w:line="240"/>
        <w:rPr/>
      </w:pPr>
      <w:r>
        <w:annotationRef/>
      </w:r>
      <w:r>
        <w:rPr>
          <w:rFonts w:cs="DejaVu Sans" w:ascii="Carlito" w:hAnsi="Carlito" w:eastAsia="DejaVu Sans"/>
          <w:kern w:val="0"/>
          <w:sz w:val="24"/>
          <w:szCs w:val="24"/>
          <w:lang w:bidi="en-US" w:eastAsia="en-US" w:val="en-US"/>
        </w:rPr>
        <w:t>COMP query DE whether brand names should be removed from photo.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Tahoma">
    <w:charset w:val="01" w:characterSet="utf-8"/>
    <w:family w:val="swiss"/>
    <w:pitch w:val="variable"/>
  </w:font>
  <w:font w:name="Carlito">
    <w:altName w:val="Calibri"/>
    <w:charset w:val="01" w:characterSet="utf-8"/>
    <w:family w:val="swiss"/>
    <w:pitch w:val="variable"/>
  </w:font>
</w:fonts>
</file>

<file path=word/settings.xml><?xml version="1.0" encoding="utf-8"?>
<w:settings xmlns:w="http://schemas.openxmlformats.org/wordprocessingml/2006/main">
  <w:zoom w:percent="100"/>
  <w:trackRevision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5zrtwxvhppvt9e9dxnpewrwdasxs2pwvxza&quot;&gt;SUPERNUMERARY&lt;record-ids&gt;&lt;item&gt;47&lt;/item&gt;&lt;item&gt;50&lt;/item&gt;&lt;item&gt;51&lt;/item&gt;&lt;item&gt;52&lt;/item&gt;&lt;item&gt;53&lt;/item&gt;&lt;item&gt;54&lt;/item&gt;&lt;item&gt;55&lt;/item&gt;&lt;item&gt;57&lt;/item&gt;&lt;item&gt;58&lt;/item&gt;&lt;item&gt;59&lt;/item&gt;&lt;item&gt;60&lt;/item&gt;&lt;item&gt;62&lt;/item&gt;&lt;item&gt;81&lt;/item&gt;&lt;item&gt;83&lt;/item&gt;&lt;item&gt;84&lt;/item&gt;&lt;item&gt;85&lt;/item&gt;&lt;item&gt;86&lt;/item&gt;&lt;item&gt;87&lt;/item&gt;&lt;item&gt;88&lt;/item&gt;&lt;item&gt;91&lt;/item&gt;&lt;item&gt;93&lt;/item&gt;&lt;item&gt;95&lt;/item&gt;&lt;item&gt;96&lt;/item&gt;&lt;item&gt;98&lt;/item&gt;&lt;item&gt;99&lt;/item&gt;&lt;item&gt;100&lt;/item&gt;&lt;item&gt;101&lt;/item&gt;&lt;item&gt;102&lt;/item&gt;&lt;item&gt;103&lt;/item&gt;&lt;item&gt;104&lt;/item&gt;&lt;item&gt;105&lt;/item&gt;&lt;item&gt;106&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30&lt;/item&gt;&lt;item&gt;131&lt;/item&gt;&lt;item&gt;132&lt;/item&gt;&lt;item&gt;133&lt;/item&gt;&lt;item&gt;134&lt;/item&gt;&lt;item&gt;135&lt;/item&gt;&lt;item&gt;136&lt;/item&gt;&lt;item&gt;138&lt;/item&gt;&lt;item&gt;139&lt;/item&gt;&lt;item&gt;140&lt;/item&gt;&lt;item&gt;141&lt;/item&gt;&lt;item&gt;142&lt;/item&gt;&lt;item&gt;143&lt;/item&gt;&lt;item&gt;144&lt;/item&gt;&lt;item&gt;146&lt;/item&gt;&lt;item&gt;147&lt;/item&gt;&lt;item&gt;148&lt;/item&gt;&lt;item&gt;149&lt;/item&gt;&lt;item&gt;150&lt;/item&gt;&lt;item&gt;151&lt;/item&gt;&lt;item&gt;152&lt;/item&gt;&lt;item&gt;153&lt;/item&gt;&lt;item&gt;154&lt;/item&gt;&lt;/record-ids&gt;&lt;/item&gt;&lt;/Libraries&gt;"/>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link w:val="Heading1Char"/>
    <w:uiPriority w:val="9"/>
    <w:qFormat/>
    <w:rsid w:val="00a61d8f"/>
    <w:pPr>
      <w:spacing w:lineRule="auto" w:line="240" w:beforeAutospacing="1" w:afterAutospacing="1"/>
      <w:outlineLvl w:val="0"/>
    </w:pPr>
    <w:rPr>
      <w:rFonts w:ascii="Times New Roman" w:hAnsi="Times New Roman" w:eastAsia="Times New Roman" w:cs="Times New Roman"/>
      <w:b/>
      <w:bCs/>
      <w:kern w:val="2"/>
      <w:sz w:val="48"/>
      <w:szCs w:val="48"/>
    </w:rPr>
  </w:style>
  <w:style w:type="character" w:styleId="DefaultParagraphFont" w:default="1">
    <w:name w:val="Default Paragraph Font"/>
    <w:uiPriority w:val="1"/>
    <w:semiHidden/>
    <w:unhideWhenUsed/>
    <w:rPr/>
  </w:style>
  <w:style w:type="character" w:styleId="EndNoteBibliographyTitleChar" w:customStyle="1">
    <w:name w:val="EndNote Bibliography Title Char"/>
    <w:basedOn w:val="DefaultParagraphFont"/>
    <w:link w:val="EndNoteBibliographyTitle"/>
    <w:rsid w:val="00a64c59"/>
    <w:rPr>
      <w:rFonts w:ascii="Calibri" w:hAnsi="Calibri" w:cs="Calibri"/>
    </w:rPr>
  </w:style>
  <w:style w:type="character" w:styleId="EndNoteBibliographyChar" w:customStyle="1">
    <w:name w:val="EndNote Bibliography Char"/>
    <w:basedOn w:val="DefaultParagraphFont"/>
    <w:link w:val="EndNoteBibliography"/>
    <w:rsid w:val="00a64c59"/>
    <w:rPr>
      <w:rFonts w:ascii="Calibri" w:hAnsi="Calibri" w:cs="Calibri"/>
    </w:rPr>
  </w:style>
  <w:style w:type="character" w:styleId="Heading1Char" w:customStyle="1">
    <w:name w:val="Heading 1 Char"/>
    <w:basedOn w:val="DefaultParagraphFont"/>
    <w:link w:val="Heading1"/>
    <w:uiPriority w:val="9"/>
    <w:rsid w:val="00a61d8f"/>
    <w:rPr>
      <w:rFonts w:ascii="Times New Roman" w:hAnsi="Times New Roman" w:eastAsia="Times New Roman" w:cs="Times New Roman"/>
      <w:b/>
      <w:bCs/>
      <w:kern w:val="2"/>
      <w:sz w:val="48"/>
      <w:szCs w:val="48"/>
    </w:rPr>
  </w:style>
  <w:style w:type="character" w:styleId="Hyperlink">
    <w:name w:val="Hyperlink"/>
    <w:basedOn w:val="DefaultParagraphFont"/>
    <w:uiPriority w:val="99"/>
    <w:unhideWhenUsed/>
    <w:rsid w:val="00a33254"/>
    <w:rPr>
      <w:color w:themeColor="hyperlink" w:val="0563C1"/>
      <w:u w:val="single"/>
    </w:rPr>
  </w:style>
  <w:style w:type="character" w:styleId="UnresolvedMention" w:customStyle="1">
    <w:name w:val="Unresolved Mention"/>
    <w:basedOn w:val="DefaultParagraphFont"/>
    <w:uiPriority w:val="99"/>
    <w:semiHidden/>
    <w:unhideWhenUsed/>
    <w:rsid w:val="00a33254"/>
    <w:rPr>
      <w:color w:val="605E5C"/>
      <w:shd w:fill="E1DFDD" w:val="clear"/>
    </w:rPr>
  </w:style>
  <w:style w:type="character" w:styleId="list-label" w:customStyle="1">
    <w:name w:val="list-label"/>
    <w:basedOn w:val="DefaultParagraphFont"/>
    <w:rsid w:val="00f53547"/>
    <w:rPr/>
  </w:style>
  <w:style w:type="character" w:styleId="markedcontent" w:customStyle="1">
    <w:name w:val="markedcontent"/>
    <w:basedOn w:val="DefaultParagraphFont"/>
    <w:rsid w:val="00fd7719"/>
    <w:rPr/>
  </w:style>
  <w:style w:type="character" w:styleId="Emphasis">
    <w:name w:val="Emphasis"/>
    <w:basedOn w:val="DefaultParagraphFont"/>
    <w:uiPriority w:val="20"/>
    <w:qFormat/>
    <w:rsid w:val="00be7a87"/>
    <w:rPr>
      <w:i/>
      <w:iCs/>
    </w:rPr>
  </w:style>
  <w:style w:type="character" w:styleId="jpfdse" w:customStyle="1">
    <w:name w:val="jpfdse"/>
    <w:basedOn w:val="DefaultParagraphFont"/>
    <w:rsid w:val="00bd284a"/>
    <w:rPr/>
  </w:style>
  <w:style w:type="character" w:styleId="CommentReference">
    <w:name w:val="annotation reference"/>
    <w:basedOn w:val="DefaultParagraphFont"/>
    <w:uiPriority w:val="99"/>
    <w:semiHidden/>
    <w:unhideWhenUsed/>
    <w:rsid w:val="002c7ff3"/>
    <w:rPr>
      <w:sz w:val="16"/>
      <w:szCs w:val="16"/>
    </w:rPr>
  </w:style>
  <w:style w:type="character" w:styleId="CommentTextChar" w:customStyle="1">
    <w:name w:val="Comment Text Char"/>
    <w:basedOn w:val="DefaultParagraphFont"/>
    <w:link w:val="CommentText"/>
    <w:uiPriority w:val="99"/>
    <w:rsid w:val="002c7ff3"/>
    <w:rPr>
      <w:sz w:val="20"/>
      <w:szCs w:val="20"/>
    </w:rPr>
  </w:style>
  <w:style w:type="character" w:styleId="CommentSubjectChar" w:customStyle="1">
    <w:name w:val="Comment Subject Char"/>
    <w:basedOn w:val="CommentTextChar"/>
    <w:link w:val="annotationsubject"/>
    <w:uiPriority w:val="99"/>
    <w:semiHidden/>
    <w:rsid w:val="002c7ff3"/>
    <w:rPr>
      <w:b/>
      <w:bCs/>
      <w:sz w:val="20"/>
      <w:szCs w:val="20"/>
    </w:rPr>
  </w:style>
  <w:style w:type="character" w:styleId="cf01" w:customStyle="1">
    <w:name w:val="cf01"/>
    <w:basedOn w:val="DefaultParagraphFont"/>
    <w:rsid w:val="00e138cc"/>
    <w:rPr>
      <w:rFonts w:ascii="Segoe UI" w:hAnsi="Segoe UI" w:cs="Segoe UI"/>
      <w:sz w:val="18"/>
      <w:szCs w:val="18"/>
    </w:rPr>
  </w:style>
  <w:style w:type="character" w:styleId="HeaderChar" w:customStyle="1">
    <w:name w:val="Header Char"/>
    <w:basedOn w:val="DefaultParagraphFont"/>
    <w:link w:val="Header"/>
    <w:uiPriority w:val="99"/>
    <w:rsid w:val="000e010a"/>
    <w:rPr/>
  </w:style>
  <w:style w:type="character" w:styleId="FooterChar" w:customStyle="1">
    <w:name w:val="Footer Char"/>
    <w:basedOn w:val="DefaultParagraphFont"/>
    <w:link w:val="Footer"/>
    <w:uiPriority w:val="99"/>
    <w:rsid w:val="000e010a"/>
    <w:rPr/>
  </w:style>
  <w:style w:type="character" w:styleId="BalloonTextChar" w:customStyle="1">
    <w:name w:val="Balloon Text Char"/>
    <w:basedOn w:val="DefaultParagraphFont"/>
    <w:link w:val="BalloonText"/>
    <w:uiPriority w:val="99"/>
    <w:semiHidden/>
    <w:rsid w:val="00e02a5a"/>
    <w:rPr>
      <w:rFonts w:ascii="Tahoma" w:hAnsi="Tahoma" w:cs="Tahoma"/>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uiPriority w:val="34"/>
    <w:qFormat/>
    <w:rsid w:val="00d83d35"/>
    <w:pPr>
      <w:spacing w:before="0" w:after="160"/>
      <w:ind w:start="720"/>
      <w:contextualSpacing/>
    </w:pPr>
    <w:rPr/>
  </w:style>
  <w:style w:type="paragraph" w:styleId="EndNoteBibliographyTitle" w:customStyle="1">
    <w:name w:val="EndNote Bibliography Title"/>
    <w:basedOn w:val="Normal"/>
    <w:link w:val="EndNoteBibliographyTitleChar"/>
    <w:rsid w:val="00a64c59"/>
    <w:pPr>
      <w:spacing w:before="0" w:after="0"/>
      <w:jc w:val="center"/>
    </w:pPr>
    <w:rPr>
      <w:rFonts w:ascii="Calibri" w:hAnsi="Calibri" w:cs="Calibri"/>
    </w:rPr>
  </w:style>
  <w:style w:type="paragraph" w:styleId="EndNoteBibliography" w:customStyle="1">
    <w:name w:val="EndNote Bibliography"/>
    <w:basedOn w:val="Normal"/>
    <w:link w:val="EndNoteBibliographyChar"/>
    <w:rsid w:val="00a64c59"/>
    <w:pPr>
      <w:spacing w:lineRule="auto" w:line="240"/>
    </w:pPr>
    <w:rPr>
      <w:rFonts w:ascii="Calibri" w:hAnsi="Calibri" w:cs="Calibri"/>
    </w:rPr>
  </w:style>
  <w:style w:type="paragraph" w:styleId="react-xocs-list-item" w:customStyle="1">
    <w:name w:val="react-xocs-list-item"/>
    <w:basedOn w:val="Normal"/>
    <w:rsid w:val="00f53547"/>
    <w:pPr>
      <w:spacing w:lineRule="auto" w:line="240" w:beforeAutospacing="1" w:afterAutospacing="1"/>
    </w:pPr>
    <w:rPr>
      <w:rFonts w:ascii="Times New Roman" w:hAnsi="Times New Roman" w:eastAsia="Times New Roman" w:cs="Times New Roman"/>
      <w:kern w:val="0"/>
      <w:sz w:val="24"/>
      <w:szCs w:val="24"/>
    </w:rPr>
  </w:style>
  <w:style w:type="paragraph" w:styleId="NormalWeb">
    <w:name w:val="Normal (Web)"/>
    <w:basedOn w:val="Normal"/>
    <w:uiPriority w:val="99"/>
    <w:semiHidden/>
    <w:unhideWhenUsed/>
    <w:rsid w:val="00f53547"/>
    <w:pPr>
      <w:spacing w:lineRule="auto" w:line="240" w:beforeAutospacing="1" w:afterAutospacing="1"/>
    </w:pPr>
    <w:rPr>
      <w:rFonts w:ascii="Times New Roman" w:hAnsi="Times New Roman" w:eastAsia="Times New Roman" w:cs="Times New Roman"/>
      <w:kern w:val="0"/>
      <w:sz w:val="24"/>
      <w:szCs w:val="24"/>
    </w:rPr>
  </w:style>
  <w:style w:type="paragraph" w:styleId="Revision">
    <w:name w:val="Revision"/>
    <w:uiPriority w:val="99"/>
    <w:semiHidden/>
    <w:rsid w:val="00bb11b8"/>
    <w:pPr>
      <w:widowControl/>
      <w:bidi w:val="0"/>
      <w:spacing w:lineRule="auto" w:line="240" w:before="0" w:after="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CommentText">
    <w:name w:val="annotation text"/>
    <w:basedOn w:val="Normal"/>
    <w:link w:val="CommentTextChar"/>
    <w:uiPriority w:val="99"/>
    <w:unhideWhenUsed/>
    <w:rsid w:val="002c7ff3"/>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rsid w:val="002c7ff3"/>
    <w:pPr/>
    <w:rPr>
      <w:b/>
      <w:bCs/>
    </w:rPr>
  </w:style>
  <w:style w:type="paragraph" w:styleId="pf0" w:customStyle="1">
    <w:name w:val="pf0"/>
    <w:basedOn w:val="Normal"/>
    <w:rsid w:val="00e138cc"/>
    <w:pPr>
      <w:spacing w:lineRule="auto" w:line="240" w:beforeAutospacing="1" w:afterAutospacing="1"/>
    </w:pPr>
    <w:rPr>
      <w:rFonts w:ascii="Times New Roman" w:hAnsi="Times New Roman" w:eastAsia="Times New Roman" w:cs="Times New Roman"/>
      <w:kern w:val="0"/>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0e010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e010a"/>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rsid w:val="00e02a5a"/>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f0dc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7B208-ACCE-458D-95B8-CBC426517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Collabora_Office/25.04.9.1$Linux_X86_64 LibreOffice_project/d866e5900658bca90b07a7f333178392f8ac7e56</Application>
  <AppVersion>15.0000</AppVersion>
  <Pages>36</Pages>
  <Words>9134</Words>
  <Characters>54256</Characters>
  <CharactersWithSpaces>63174</CharactersWithSpaces>
  <Paragraphs>290</Paragraphs>
  <Company>Mayo Clinic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2024-06-08T18:59:00Z</dcterms:created>
  <dc:creator>Sperduto, William, M.D.</dc:creator>
  <dc:description/>
  <dc:language>en-US</dc:language>
  <cp:lastModifiedBy>Anbazhagan Arumugam</cp:lastModifiedBy>
  <dcterms:modified xsi:type="dcterms:W3CDTF">2024-08-13T08:34:00Z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